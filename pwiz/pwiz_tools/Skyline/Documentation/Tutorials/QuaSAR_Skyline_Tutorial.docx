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733C" w:rsidRPr="00F25B9F" w:rsidRDefault="007D7945" w:rsidP="00F25B9F">
      <w:pPr>
        <w:rPr>
          <w:rFonts w:ascii="Times New Roman" w:hAnsi="Times New Roman" w:cs="Times New Roman"/>
          <w:b/>
          <w:color w:val="17365D" w:themeColor="text2" w:themeShade="BF"/>
          <w:sz w:val="44"/>
          <w:szCs w:val="44"/>
        </w:rPr>
      </w:pPr>
      <w:r w:rsidRPr="00F25B9F">
        <w:rPr>
          <w:rFonts w:ascii="Times New Roman" w:hAnsi="Times New Roman" w:cs="Times New Roman"/>
          <w:b/>
          <w:color w:val="17365D" w:themeColor="text2" w:themeShade="BF"/>
          <w:sz w:val="44"/>
          <w:szCs w:val="44"/>
        </w:rPr>
        <w:t>QuaSAR Tutorial</w:t>
      </w:r>
    </w:p>
    <w:p w:rsidR="00F25B9F" w:rsidRDefault="00F25B9F">
      <w:pPr>
        <w:rPr>
          <w:sz w:val="24"/>
          <w:szCs w:val="24"/>
        </w:rPr>
      </w:pPr>
    </w:p>
    <w:p w:rsidR="001B6140" w:rsidRDefault="001B6140" w:rsidP="001B6140">
      <w:pPr>
        <w:rPr>
          <w:sz w:val="24"/>
          <w:szCs w:val="24"/>
        </w:rPr>
      </w:pPr>
      <w:r>
        <w:rPr>
          <w:sz w:val="24"/>
          <w:szCs w:val="24"/>
        </w:rPr>
        <w:t>This tutorial will walk you through how to use QuaSAR. You are provided an existing data set to explore the module or may follow the tutorial to create your own data sets to use with QuaSAR. The expected results from the preexisting data sets are provided so you may verify what you have obtained.</w:t>
      </w:r>
    </w:p>
    <w:p w:rsidR="00F25B9F" w:rsidRPr="00F25B9F" w:rsidRDefault="00F25B9F">
      <w:pPr>
        <w:rPr>
          <w:rFonts w:cstheme="minorHAnsi"/>
          <w:sz w:val="24"/>
          <w:szCs w:val="24"/>
        </w:rPr>
      </w:pPr>
    </w:p>
    <w:p w:rsidR="00B5709F" w:rsidRPr="00F25B9F" w:rsidRDefault="00B5709F">
      <w:pPr>
        <w:rPr>
          <w:rFonts w:cstheme="minorHAnsi"/>
          <w:sz w:val="24"/>
          <w:szCs w:val="24"/>
        </w:rPr>
      </w:pPr>
      <w:r w:rsidRPr="00F25B9F">
        <w:rPr>
          <w:rFonts w:cstheme="minorHAnsi"/>
          <w:sz w:val="24"/>
          <w:szCs w:val="24"/>
        </w:rPr>
        <w:t xml:space="preserve">QuaSAR is a program that aids in the </w:t>
      </w:r>
      <w:r w:rsidRPr="00F25B9F">
        <w:rPr>
          <w:rFonts w:cstheme="minorHAnsi"/>
          <w:sz w:val="24"/>
          <w:szCs w:val="24"/>
          <w:u w:val="single"/>
        </w:rPr>
        <w:t>Qua</w:t>
      </w:r>
      <w:r w:rsidRPr="00F25B9F">
        <w:rPr>
          <w:rFonts w:cstheme="minorHAnsi"/>
          <w:sz w:val="24"/>
          <w:szCs w:val="24"/>
        </w:rPr>
        <w:t xml:space="preserve">ntitative </w:t>
      </w:r>
      <w:r w:rsidRPr="00F25B9F">
        <w:rPr>
          <w:rFonts w:cstheme="minorHAnsi"/>
          <w:sz w:val="24"/>
          <w:szCs w:val="24"/>
          <w:u w:val="single"/>
        </w:rPr>
        <w:t>S</w:t>
      </w:r>
      <w:r w:rsidRPr="00F25B9F">
        <w:rPr>
          <w:rFonts w:cstheme="minorHAnsi"/>
          <w:sz w:val="24"/>
          <w:szCs w:val="24"/>
        </w:rPr>
        <w:t xml:space="preserve">tatistical </w:t>
      </w:r>
      <w:r w:rsidRPr="00F25B9F">
        <w:rPr>
          <w:rFonts w:cstheme="minorHAnsi"/>
          <w:sz w:val="24"/>
          <w:szCs w:val="24"/>
          <w:u w:val="single"/>
        </w:rPr>
        <w:t>A</w:t>
      </w:r>
      <w:r w:rsidRPr="00F25B9F">
        <w:rPr>
          <w:rFonts w:cstheme="minorHAnsi"/>
          <w:sz w:val="24"/>
          <w:szCs w:val="24"/>
        </w:rPr>
        <w:t xml:space="preserve">nalysis of </w:t>
      </w:r>
      <w:r w:rsidRPr="00F25B9F">
        <w:rPr>
          <w:rFonts w:cstheme="minorHAnsi"/>
          <w:sz w:val="24"/>
          <w:szCs w:val="24"/>
          <w:u w:val="single"/>
        </w:rPr>
        <w:t>R</w:t>
      </w:r>
      <w:r w:rsidRPr="00F25B9F">
        <w:rPr>
          <w:rFonts w:cstheme="minorHAnsi"/>
          <w:sz w:val="24"/>
          <w:szCs w:val="24"/>
        </w:rPr>
        <w:t>eaction Monitoring Experiments.  It was designed to quickly and easily convert processed SRM/MRM-MS data into calibration curves, determine limits of detection and quantification, calculate mean and coefficient of variation for all transitions of each peptide in a set of samples</w:t>
      </w:r>
      <w:r w:rsidR="00D11280" w:rsidRPr="00F25B9F">
        <w:rPr>
          <w:rFonts w:cstheme="minorHAnsi"/>
          <w:sz w:val="24"/>
          <w:szCs w:val="24"/>
        </w:rPr>
        <w:t>, as well as determine the peptide analyte concentration in unknown samples</w:t>
      </w:r>
      <w:r w:rsidRPr="00F25B9F">
        <w:rPr>
          <w:rFonts w:cstheme="minorHAnsi"/>
          <w:sz w:val="24"/>
          <w:szCs w:val="24"/>
        </w:rPr>
        <w:t xml:space="preserve">. </w:t>
      </w:r>
      <w:r w:rsidR="00D11280" w:rsidRPr="00F25B9F">
        <w:rPr>
          <w:rFonts w:cstheme="minorHAnsi"/>
          <w:sz w:val="24"/>
          <w:szCs w:val="24"/>
        </w:rPr>
        <w:t xml:space="preserve"> The resulting output files, consisting of *.csv tables and *.pdf figures, can readily be used for further statistical analyses or reported as output for reports or publications.  </w:t>
      </w:r>
    </w:p>
    <w:p w:rsidR="00B5709F" w:rsidRDefault="00B5709F">
      <w:pPr>
        <w:rPr>
          <w:sz w:val="24"/>
          <w:szCs w:val="24"/>
        </w:rPr>
      </w:pPr>
    </w:p>
    <w:p w:rsidR="00CC0F74" w:rsidRDefault="0026663F">
      <w:pPr>
        <w:rPr>
          <w:sz w:val="24"/>
          <w:szCs w:val="24"/>
        </w:rPr>
      </w:pPr>
      <w:r>
        <w:rPr>
          <w:sz w:val="24"/>
          <w:szCs w:val="24"/>
        </w:rPr>
        <w:t>In order to use QuaSAR, two</w:t>
      </w:r>
      <w:r w:rsidR="00814950">
        <w:rPr>
          <w:sz w:val="24"/>
          <w:szCs w:val="24"/>
        </w:rPr>
        <w:t xml:space="preserve"> </w:t>
      </w:r>
      <w:r w:rsidR="00814950" w:rsidRPr="00814950">
        <w:rPr>
          <w:sz w:val="24"/>
          <w:szCs w:val="24"/>
        </w:rPr>
        <w:t>fil</w:t>
      </w:r>
      <w:r w:rsidR="00814950">
        <w:rPr>
          <w:sz w:val="24"/>
          <w:szCs w:val="24"/>
        </w:rPr>
        <w:t xml:space="preserve">es must be provided; a </w:t>
      </w:r>
      <w:r w:rsidR="00814950" w:rsidRPr="00814950">
        <w:rPr>
          <w:b/>
          <w:sz w:val="24"/>
          <w:szCs w:val="24"/>
        </w:rPr>
        <w:t>Skyline Export file</w:t>
      </w:r>
      <w:r w:rsidR="00814950" w:rsidRPr="00814950">
        <w:rPr>
          <w:sz w:val="24"/>
          <w:szCs w:val="24"/>
        </w:rPr>
        <w:t xml:space="preserve"> and a </w:t>
      </w:r>
      <w:r w:rsidR="00814950" w:rsidRPr="00814950">
        <w:rPr>
          <w:b/>
          <w:sz w:val="24"/>
          <w:szCs w:val="24"/>
        </w:rPr>
        <w:t>Concentration and Sample Grouping Map file</w:t>
      </w:r>
      <w:r w:rsidR="00814950">
        <w:rPr>
          <w:b/>
          <w:sz w:val="24"/>
          <w:szCs w:val="24"/>
        </w:rPr>
        <w:t xml:space="preserve">. </w:t>
      </w:r>
      <w:r w:rsidR="00814950">
        <w:rPr>
          <w:sz w:val="24"/>
          <w:szCs w:val="24"/>
        </w:rPr>
        <w:t>These files are already a</w:t>
      </w:r>
      <w:r>
        <w:rPr>
          <w:sz w:val="24"/>
          <w:szCs w:val="24"/>
        </w:rPr>
        <w:t xml:space="preserve">vailable to </w:t>
      </w:r>
      <w:r w:rsidRPr="00B575B0">
        <w:rPr>
          <w:sz w:val="24"/>
          <w:szCs w:val="24"/>
        </w:rPr>
        <w:t>use for the tutorial</w:t>
      </w:r>
      <w:r w:rsidR="00452E36">
        <w:rPr>
          <w:sz w:val="24"/>
          <w:szCs w:val="24"/>
        </w:rPr>
        <w:t>;</w:t>
      </w:r>
      <w:r w:rsidR="00814950" w:rsidRPr="00B575B0">
        <w:rPr>
          <w:sz w:val="24"/>
          <w:szCs w:val="24"/>
        </w:rPr>
        <w:t xml:space="preserve"> however the </w:t>
      </w:r>
      <w:r w:rsidRPr="00B575B0">
        <w:rPr>
          <w:sz w:val="24"/>
          <w:szCs w:val="24"/>
        </w:rPr>
        <w:t>tutorial</w:t>
      </w:r>
      <w:r w:rsidR="00814950" w:rsidRPr="00B575B0">
        <w:rPr>
          <w:sz w:val="24"/>
          <w:szCs w:val="24"/>
        </w:rPr>
        <w:t xml:space="preserve"> will </w:t>
      </w:r>
      <w:r w:rsidR="00F25B9F">
        <w:rPr>
          <w:sz w:val="24"/>
          <w:szCs w:val="24"/>
        </w:rPr>
        <w:t>also</w:t>
      </w:r>
      <w:r w:rsidR="00814950" w:rsidRPr="00B575B0">
        <w:rPr>
          <w:sz w:val="24"/>
          <w:szCs w:val="24"/>
        </w:rPr>
        <w:t xml:space="preserve"> cover how to create and format these </w:t>
      </w:r>
      <w:r w:rsidRPr="00B575B0">
        <w:rPr>
          <w:sz w:val="24"/>
          <w:szCs w:val="24"/>
        </w:rPr>
        <w:t>documents.</w:t>
      </w:r>
    </w:p>
    <w:p w:rsidR="00A97B62" w:rsidRDefault="00A97B62">
      <w:pPr>
        <w:rPr>
          <w:sz w:val="24"/>
          <w:szCs w:val="24"/>
        </w:rPr>
      </w:pPr>
    </w:p>
    <w:p w:rsidR="00F62FBF" w:rsidRPr="00D45CFE" w:rsidRDefault="00F62FBF">
      <w:pPr>
        <w:rPr>
          <w:rFonts w:ascii="Times New Roman" w:hAnsi="Times New Roman" w:cs="Aharoni"/>
          <w:b/>
          <w:color w:val="548DD4" w:themeColor="text2" w:themeTint="99"/>
          <w:sz w:val="32"/>
          <w:szCs w:val="32"/>
        </w:rPr>
      </w:pPr>
      <w:r w:rsidRPr="00D45CFE">
        <w:rPr>
          <w:rFonts w:ascii="Times New Roman" w:hAnsi="Times New Roman" w:cs="Aharoni"/>
          <w:b/>
          <w:color w:val="548DD4" w:themeColor="text2" w:themeTint="99"/>
          <w:sz w:val="32"/>
          <w:szCs w:val="32"/>
        </w:rPr>
        <w:t>Getting Started:</w:t>
      </w:r>
    </w:p>
    <w:p w:rsidR="00473C36" w:rsidRPr="00473C36" w:rsidRDefault="00473C36" w:rsidP="00473C36">
      <w:pPr>
        <w:rPr>
          <w:sz w:val="24"/>
          <w:szCs w:val="24"/>
        </w:rPr>
      </w:pPr>
      <w:r w:rsidRPr="00473C36">
        <w:rPr>
          <w:sz w:val="24"/>
          <w:szCs w:val="24"/>
        </w:rPr>
        <w:t>To start this tutorial, download the following ZIP file:</w:t>
      </w:r>
    </w:p>
    <w:p w:rsidR="00473C36" w:rsidRPr="00473C36" w:rsidRDefault="00473C36" w:rsidP="00473C36">
      <w:pPr>
        <w:rPr>
          <w:sz w:val="24"/>
          <w:szCs w:val="24"/>
        </w:rPr>
      </w:pPr>
      <w:commentRangeStart w:id="0"/>
      <w:r w:rsidRPr="00D45CFE">
        <w:rPr>
          <w:sz w:val="24"/>
          <w:szCs w:val="24"/>
          <w:highlight w:val="yellow"/>
        </w:rPr>
        <w:t>https://skyline.gs.washington.edu/tutorials/</w:t>
      </w:r>
      <w:commentRangeEnd w:id="0"/>
      <w:r w:rsidR="00150CA6">
        <w:rPr>
          <w:rStyle w:val="CommentReference"/>
        </w:rPr>
        <w:commentReference w:id="0"/>
      </w:r>
      <w:r w:rsidRPr="00D45CFE">
        <w:rPr>
          <w:sz w:val="24"/>
          <w:szCs w:val="24"/>
          <w:highlight w:val="yellow"/>
        </w:rPr>
        <w:t>QuaSAR</w:t>
      </w:r>
      <w:r w:rsidRPr="00473C36">
        <w:rPr>
          <w:sz w:val="24"/>
          <w:szCs w:val="24"/>
        </w:rPr>
        <w:t>  </w:t>
      </w:r>
    </w:p>
    <w:p w:rsidR="00473C36" w:rsidRPr="00473C36" w:rsidRDefault="00473C36" w:rsidP="00473C36">
      <w:pPr>
        <w:rPr>
          <w:sz w:val="24"/>
          <w:szCs w:val="24"/>
        </w:rPr>
      </w:pPr>
      <w:r w:rsidRPr="00473C36">
        <w:rPr>
          <w:sz w:val="24"/>
          <w:szCs w:val="24"/>
        </w:rPr>
        <w:t>Extract the files in it to a folder on your computer, like:</w:t>
      </w:r>
    </w:p>
    <w:p w:rsidR="00473C36" w:rsidRPr="00473C36" w:rsidRDefault="00473C36" w:rsidP="00473C36">
      <w:pPr>
        <w:rPr>
          <w:sz w:val="24"/>
          <w:szCs w:val="24"/>
        </w:rPr>
      </w:pPr>
      <w:r>
        <w:rPr>
          <w:sz w:val="24"/>
          <w:szCs w:val="24"/>
        </w:rPr>
        <w:t>C:\Users\brendanx\Documents</w:t>
      </w:r>
    </w:p>
    <w:p w:rsidR="00473C36" w:rsidRPr="00473C36" w:rsidRDefault="00473C36" w:rsidP="00473C36">
      <w:pPr>
        <w:rPr>
          <w:sz w:val="24"/>
          <w:szCs w:val="24"/>
        </w:rPr>
      </w:pPr>
      <w:r w:rsidRPr="00473C36">
        <w:rPr>
          <w:sz w:val="24"/>
          <w:szCs w:val="24"/>
        </w:rPr>
        <w:t>This will create a new folder:</w:t>
      </w:r>
    </w:p>
    <w:p w:rsidR="00473C36" w:rsidRDefault="00473C36" w:rsidP="00473C36">
      <w:pPr>
        <w:rPr>
          <w:sz w:val="24"/>
          <w:szCs w:val="24"/>
        </w:rPr>
      </w:pPr>
      <w:r w:rsidRPr="00473C36">
        <w:rPr>
          <w:sz w:val="24"/>
          <w:szCs w:val="24"/>
        </w:rPr>
        <w:t>C:\Users\brendanx\Documents\</w:t>
      </w:r>
      <w:r>
        <w:rPr>
          <w:sz w:val="24"/>
          <w:szCs w:val="24"/>
        </w:rPr>
        <w:t>QuaSAR</w:t>
      </w:r>
    </w:p>
    <w:p w:rsidR="00EA4E1A" w:rsidRDefault="00EA4E1A" w:rsidP="00473C36">
      <w:pPr>
        <w:rPr>
          <w:sz w:val="24"/>
          <w:szCs w:val="24"/>
        </w:rPr>
      </w:pPr>
    </w:p>
    <w:p w:rsidR="00EA4E1A" w:rsidRDefault="00EA4E1A" w:rsidP="00473C36">
      <w:pPr>
        <w:rPr>
          <w:sz w:val="24"/>
          <w:szCs w:val="24"/>
        </w:rPr>
      </w:pPr>
    </w:p>
    <w:p w:rsidR="00EA4E1A" w:rsidRDefault="00EA4E1A" w:rsidP="00473C36">
      <w:pPr>
        <w:rPr>
          <w:sz w:val="24"/>
          <w:szCs w:val="24"/>
        </w:rPr>
      </w:pPr>
      <w:r>
        <w:rPr>
          <w:sz w:val="24"/>
          <w:szCs w:val="24"/>
        </w:rPr>
        <w:lastRenderedPageBreak/>
        <w:t>The zip file contains the following files</w:t>
      </w:r>
      <w:r w:rsidR="00D45CFE">
        <w:rPr>
          <w:sz w:val="24"/>
          <w:szCs w:val="24"/>
        </w:rPr>
        <w:t>:</w:t>
      </w:r>
    </w:p>
    <w:p w:rsidR="009C6ED8" w:rsidRPr="00D45CFE" w:rsidRDefault="009C6ED8" w:rsidP="009C6ED8">
      <w:pPr>
        <w:rPr>
          <w:rFonts w:cstheme="minorHAnsi"/>
          <w:sz w:val="24"/>
          <w:szCs w:val="24"/>
        </w:rPr>
      </w:pPr>
      <w:proofErr w:type="spellStart"/>
      <w:r>
        <w:rPr>
          <w:rFonts w:ascii="Courier New" w:hAnsi="Courier New" w:cs="Courier New"/>
          <w:sz w:val="24"/>
          <w:szCs w:val="24"/>
          <w:u w:val="single"/>
        </w:rPr>
        <w:t>QuaSAR_</w:t>
      </w:r>
      <w:r w:rsidRPr="00D45CFE">
        <w:rPr>
          <w:rFonts w:ascii="Courier New" w:hAnsi="Courier New" w:cs="Courier New"/>
          <w:sz w:val="24"/>
          <w:szCs w:val="24"/>
          <w:u w:val="single"/>
        </w:rPr>
        <w:t>Report</w:t>
      </w:r>
      <w:proofErr w:type="spellEnd"/>
      <w:r w:rsidRPr="00D45CFE">
        <w:rPr>
          <w:rFonts w:ascii="Courier New" w:hAnsi="Courier New" w:cs="Courier New"/>
          <w:sz w:val="24"/>
          <w:szCs w:val="24"/>
          <w:u w:val="single"/>
        </w:rPr>
        <w:t xml:space="preserve"> </w:t>
      </w:r>
      <w:proofErr w:type="spellStart"/>
      <w:r w:rsidRPr="00D45CFE">
        <w:rPr>
          <w:rFonts w:ascii="Courier New" w:hAnsi="Courier New" w:cs="Courier New"/>
          <w:sz w:val="24"/>
          <w:szCs w:val="24"/>
          <w:u w:val="single"/>
        </w:rPr>
        <w:t>Template.skyr</w:t>
      </w:r>
      <w:proofErr w:type="spellEnd"/>
      <w:r>
        <w:rPr>
          <w:rFonts w:ascii="Courier New" w:hAnsi="Courier New" w:cs="Courier New"/>
          <w:sz w:val="24"/>
          <w:szCs w:val="24"/>
        </w:rPr>
        <w:t xml:space="preserve">: </w:t>
      </w:r>
      <w:r w:rsidRPr="00D45CFE">
        <w:rPr>
          <w:rFonts w:cstheme="minorHAnsi"/>
          <w:sz w:val="24"/>
          <w:szCs w:val="24"/>
        </w:rPr>
        <w:t>A template used for exporting data in the proper format out of Skyline to create the Skyline Export File</w:t>
      </w:r>
    </w:p>
    <w:p w:rsidR="009C6ED8" w:rsidRPr="00D45CFE" w:rsidRDefault="009C6ED8" w:rsidP="009C6ED8">
      <w:pPr>
        <w:rPr>
          <w:rFonts w:cstheme="minorHAnsi"/>
          <w:sz w:val="24"/>
          <w:szCs w:val="24"/>
        </w:rPr>
      </w:pPr>
      <w:r>
        <w:rPr>
          <w:rFonts w:ascii="Courier New" w:hAnsi="Courier New" w:cs="Courier New"/>
          <w:sz w:val="24"/>
          <w:szCs w:val="24"/>
          <w:u w:val="single"/>
        </w:rPr>
        <w:t>Skyline Data-</w:t>
      </w:r>
      <w:r w:rsidRPr="00D45CFE">
        <w:rPr>
          <w:rFonts w:ascii="Courier New" w:hAnsi="Courier New" w:cs="Courier New"/>
          <w:sz w:val="24"/>
          <w:szCs w:val="24"/>
          <w:u w:val="single"/>
        </w:rPr>
        <w:t>Tutorial.csv</w:t>
      </w:r>
      <w:r>
        <w:rPr>
          <w:rFonts w:ascii="Courier New" w:hAnsi="Courier New" w:cs="Courier New"/>
          <w:sz w:val="24"/>
          <w:szCs w:val="24"/>
        </w:rPr>
        <w:t xml:space="preserve">: </w:t>
      </w:r>
      <w:r>
        <w:rPr>
          <w:rFonts w:cstheme="minorHAnsi"/>
          <w:sz w:val="24"/>
          <w:szCs w:val="24"/>
        </w:rPr>
        <w:t>P</w:t>
      </w:r>
      <w:r w:rsidRPr="00D45CFE">
        <w:rPr>
          <w:rFonts w:cstheme="minorHAnsi"/>
          <w:sz w:val="24"/>
          <w:szCs w:val="24"/>
        </w:rPr>
        <w:t>rop</w:t>
      </w:r>
      <w:r>
        <w:rPr>
          <w:rFonts w:cstheme="minorHAnsi"/>
          <w:sz w:val="24"/>
          <w:szCs w:val="24"/>
        </w:rPr>
        <w:t xml:space="preserve">erly </w:t>
      </w:r>
      <w:proofErr w:type="gramStart"/>
      <w:r>
        <w:rPr>
          <w:rFonts w:cstheme="minorHAnsi"/>
          <w:sz w:val="24"/>
          <w:szCs w:val="24"/>
        </w:rPr>
        <w:t>formatted  data</w:t>
      </w:r>
      <w:proofErr w:type="gramEnd"/>
      <w:r>
        <w:rPr>
          <w:rFonts w:cstheme="minorHAnsi"/>
          <w:sz w:val="24"/>
          <w:szCs w:val="24"/>
        </w:rPr>
        <w:t xml:space="preserve"> exported from Skyline </w:t>
      </w:r>
    </w:p>
    <w:p w:rsidR="009C6ED8" w:rsidRDefault="009C6ED8" w:rsidP="009C6ED8">
      <w:pPr>
        <w:rPr>
          <w:rFonts w:ascii="Courier New" w:hAnsi="Courier New" w:cs="Courier New"/>
          <w:sz w:val="24"/>
          <w:szCs w:val="24"/>
        </w:rPr>
      </w:pPr>
      <w:r w:rsidRPr="00D45CFE">
        <w:rPr>
          <w:rFonts w:ascii="Courier New" w:hAnsi="Courier New" w:cs="Courier New"/>
          <w:sz w:val="24"/>
          <w:szCs w:val="24"/>
          <w:u w:val="single"/>
        </w:rPr>
        <w:t>Concentration and Sample Grouping Map Template.csv</w:t>
      </w:r>
      <w:r>
        <w:rPr>
          <w:rFonts w:ascii="Courier New" w:hAnsi="Courier New" w:cs="Courier New"/>
          <w:sz w:val="24"/>
          <w:szCs w:val="24"/>
        </w:rPr>
        <w:t>:</w:t>
      </w:r>
      <w:r>
        <w:rPr>
          <w:rFonts w:cstheme="minorHAnsi"/>
          <w:sz w:val="24"/>
          <w:szCs w:val="24"/>
        </w:rPr>
        <w:t xml:space="preserve"> </w:t>
      </w:r>
      <w:r w:rsidRPr="00D45CFE">
        <w:rPr>
          <w:rFonts w:cstheme="minorHAnsi"/>
          <w:sz w:val="24"/>
          <w:szCs w:val="24"/>
        </w:rPr>
        <w:t>A properly formatted template used to create the Concentration Map file</w:t>
      </w:r>
    </w:p>
    <w:p w:rsidR="00A97B62" w:rsidRPr="009C6ED8" w:rsidRDefault="009C6ED8">
      <w:pPr>
        <w:rPr>
          <w:rFonts w:cstheme="minorHAnsi"/>
          <w:sz w:val="24"/>
          <w:szCs w:val="24"/>
        </w:rPr>
      </w:pPr>
      <w:r w:rsidRPr="00D45CFE">
        <w:rPr>
          <w:rFonts w:ascii="Courier New" w:hAnsi="Courier New" w:cs="Courier New"/>
          <w:sz w:val="24"/>
          <w:szCs w:val="24"/>
          <w:u w:val="single"/>
        </w:rPr>
        <w:t>Concentr</w:t>
      </w:r>
      <w:r>
        <w:rPr>
          <w:rFonts w:ascii="Courier New" w:hAnsi="Courier New" w:cs="Courier New"/>
          <w:sz w:val="24"/>
          <w:szCs w:val="24"/>
          <w:u w:val="single"/>
        </w:rPr>
        <w:t>ation and Sample Grouping Map-</w:t>
      </w:r>
      <w:r w:rsidRPr="00D45CFE">
        <w:rPr>
          <w:rFonts w:ascii="Courier New" w:hAnsi="Courier New" w:cs="Courier New"/>
          <w:sz w:val="24"/>
          <w:szCs w:val="24"/>
          <w:u w:val="single"/>
        </w:rPr>
        <w:t>Tutorial.csv</w:t>
      </w:r>
      <w:r>
        <w:rPr>
          <w:rFonts w:ascii="Courier New" w:hAnsi="Courier New" w:cs="Courier New"/>
          <w:sz w:val="24"/>
          <w:szCs w:val="24"/>
        </w:rPr>
        <w:t xml:space="preserve">: </w:t>
      </w:r>
      <w:r>
        <w:rPr>
          <w:rFonts w:cstheme="minorHAnsi"/>
          <w:sz w:val="24"/>
          <w:szCs w:val="24"/>
        </w:rPr>
        <w:t>A p</w:t>
      </w:r>
      <w:r w:rsidRPr="00D45CFE">
        <w:rPr>
          <w:rFonts w:cstheme="minorHAnsi"/>
          <w:sz w:val="24"/>
          <w:szCs w:val="24"/>
        </w:rPr>
        <w:t>roperly formatted Concentration and Sample Grouping Map</w:t>
      </w:r>
      <w:r>
        <w:rPr>
          <w:rFonts w:cstheme="minorHAnsi"/>
          <w:sz w:val="24"/>
          <w:szCs w:val="24"/>
        </w:rPr>
        <w:t xml:space="preserve"> example</w:t>
      </w:r>
    </w:p>
    <w:p w:rsidR="00D45CFE" w:rsidRDefault="009C6ED8">
      <w:pPr>
        <w:rPr>
          <w:rFonts w:cstheme="minorHAnsi"/>
          <w:sz w:val="24"/>
          <w:szCs w:val="24"/>
        </w:rPr>
      </w:pPr>
      <w:r>
        <w:rPr>
          <w:rFonts w:cstheme="minorHAnsi"/>
          <w:sz w:val="24"/>
          <w:szCs w:val="24"/>
        </w:rPr>
        <w:t>I</w:t>
      </w:r>
      <w:r w:rsidRPr="00D45CFE">
        <w:rPr>
          <w:rFonts w:cstheme="minorHAnsi"/>
          <w:sz w:val="24"/>
          <w:szCs w:val="24"/>
        </w:rPr>
        <w:t>f you have downloaded the provided files and wish</w:t>
      </w:r>
      <w:r>
        <w:rPr>
          <w:rFonts w:cstheme="minorHAnsi"/>
          <w:sz w:val="24"/>
          <w:szCs w:val="24"/>
        </w:rPr>
        <w:t xml:space="preserve"> to</w:t>
      </w:r>
      <w:r w:rsidRPr="00D45CFE">
        <w:rPr>
          <w:rFonts w:cstheme="minorHAnsi"/>
          <w:sz w:val="24"/>
          <w:szCs w:val="24"/>
        </w:rPr>
        <w:t xml:space="preserve"> move </w:t>
      </w:r>
      <w:r>
        <w:rPr>
          <w:rFonts w:cstheme="minorHAnsi"/>
          <w:sz w:val="24"/>
          <w:szCs w:val="24"/>
        </w:rPr>
        <w:t xml:space="preserve">on to </w:t>
      </w:r>
      <w:r w:rsidRPr="00D45CFE">
        <w:rPr>
          <w:rFonts w:cstheme="minorHAnsi"/>
          <w:sz w:val="24"/>
          <w:szCs w:val="24"/>
        </w:rPr>
        <w:t>the usage of QuaSAR</w:t>
      </w:r>
      <w:r>
        <w:rPr>
          <w:rFonts w:cstheme="minorHAnsi"/>
          <w:sz w:val="24"/>
          <w:szCs w:val="24"/>
        </w:rPr>
        <w:t xml:space="preserve"> with the example Skyline data export and associated concentration and sample grouping map, skip to the section labeled "</w:t>
      </w:r>
      <w:r w:rsidRPr="00BE42F4">
        <w:rPr>
          <w:rFonts w:cstheme="minorHAnsi"/>
          <w:b/>
          <w:color w:val="548DD4" w:themeColor="text2" w:themeTint="99"/>
          <w:sz w:val="24"/>
          <w:szCs w:val="24"/>
        </w:rPr>
        <w:t>Using QuaSAR</w:t>
      </w:r>
      <w:r>
        <w:rPr>
          <w:rFonts w:cstheme="minorHAnsi"/>
          <w:sz w:val="24"/>
          <w:szCs w:val="24"/>
        </w:rPr>
        <w:t xml:space="preserve">". </w:t>
      </w:r>
    </w:p>
    <w:p w:rsidR="00046268" w:rsidRDefault="00046268">
      <w:pPr>
        <w:rPr>
          <w:rFonts w:cstheme="minorHAnsi"/>
          <w:sz w:val="24"/>
          <w:szCs w:val="24"/>
        </w:rPr>
      </w:pPr>
    </w:p>
    <w:p w:rsidR="00094FD7" w:rsidRDefault="00094FD7">
      <w:pPr>
        <w:rPr>
          <w:rFonts w:cstheme="minorHAnsi"/>
          <w:sz w:val="24"/>
          <w:szCs w:val="24"/>
        </w:rPr>
      </w:pPr>
    </w:p>
    <w:p w:rsidR="00094FD7" w:rsidRPr="00046268" w:rsidRDefault="00094FD7">
      <w:pPr>
        <w:rPr>
          <w:rFonts w:cstheme="minorHAnsi"/>
          <w:sz w:val="24"/>
          <w:szCs w:val="24"/>
        </w:rPr>
      </w:pPr>
    </w:p>
    <w:p w:rsidR="00BC584A" w:rsidRPr="00094FD7" w:rsidRDefault="00BC584A" w:rsidP="00F0733C">
      <w:pPr>
        <w:jc w:val="both"/>
        <w:rPr>
          <w:b/>
          <w:color w:val="548DD4" w:themeColor="text2" w:themeTint="99"/>
          <w:sz w:val="32"/>
          <w:szCs w:val="32"/>
        </w:rPr>
      </w:pPr>
      <w:r w:rsidRPr="00094FD7">
        <w:rPr>
          <w:b/>
          <w:color w:val="548DD4" w:themeColor="text2" w:themeTint="99"/>
          <w:sz w:val="32"/>
          <w:szCs w:val="32"/>
        </w:rPr>
        <w:t>Generating the Skyline Export File:</w:t>
      </w:r>
    </w:p>
    <w:p w:rsidR="00544178" w:rsidRDefault="00544178" w:rsidP="00544178">
      <w:pPr>
        <w:spacing w:after="0"/>
        <w:jc w:val="both"/>
        <w:rPr>
          <w:sz w:val="24"/>
          <w:szCs w:val="24"/>
        </w:rPr>
      </w:pPr>
      <w:r w:rsidRPr="00CA4390">
        <w:rPr>
          <w:sz w:val="24"/>
          <w:szCs w:val="24"/>
        </w:rPr>
        <w:t>The Skyline Export File can be generated in two ways, using a template or from scratch</w:t>
      </w:r>
      <w:r>
        <w:rPr>
          <w:sz w:val="24"/>
          <w:szCs w:val="24"/>
        </w:rPr>
        <w:t>:</w:t>
      </w:r>
    </w:p>
    <w:p w:rsidR="00544178" w:rsidRPr="00544178" w:rsidRDefault="00544178" w:rsidP="00544178">
      <w:pPr>
        <w:spacing w:after="0"/>
        <w:jc w:val="both"/>
        <w:rPr>
          <w:sz w:val="24"/>
          <w:szCs w:val="24"/>
        </w:rPr>
      </w:pPr>
    </w:p>
    <w:p w:rsidR="00544178" w:rsidRPr="00094FD7" w:rsidRDefault="00C13FD8" w:rsidP="00544178">
      <w:pPr>
        <w:spacing w:after="0"/>
        <w:jc w:val="both"/>
        <w:rPr>
          <w:rFonts w:cstheme="minorHAnsi"/>
          <w:b/>
          <w:color w:val="548DD4" w:themeColor="text2" w:themeTint="99"/>
          <w:sz w:val="32"/>
          <w:szCs w:val="32"/>
        </w:rPr>
      </w:pPr>
      <w:r w:rsidRPr="00094FD7">
        <w:rPr>
          <w:rFonts w:cstheme="minorHAnsi"/>
          <w:b/>
          <w:color w:val="548DD4" w:themeColor="text2" w:themeTint="99"/>
          <w:sz w:val="32"/>
          <w:szCs w:val="32"/>
        </w:rPr>
        <w:t>Wi</w:t>
      </w:r>
      <w:r w:rsidR="00544178" w:rsidRPr="00094FD7">
        <w:rPr>
          <w:rFonts w:cstheme="minorHAnsi"/>
          <w:b/>
          <w:color w:val="548DD4" w:themeColor="text2" w:themeTint="99"/>
          <w:sz w:val="32"/>
          <w:szCs w:val="32"/>
        </w:rPr>
        <w:t>th template:</w:t>
      </w:r>
    </w:p>
    <w:p w:rsidR="009C6ED8" w:rsidRPr="00544178" w:rsidRDefault="00544178" w:rsidP="00544178">
      <w:pPr>
        <w:spacing w:after="0"/>
        <w:jc w:val="both"/>
        <w:rPr>
          <w:rFonts w:cstheme="minorHAnsi"/>
        </w:rPr>
      </w:pPr>
      <w:r w:rsidRPr="00CA4390">
        <w:rPr>
          <w:rFonts w:cstheme="minorHAnsi"/>
        </w:rPr>
        <w:t>Navigate</w:t>
      </w:r>
      <w:r>
        <w:rPr>
          <w:rFonts w:cstheme="minorHAnsi"/>
        </w:rPr>
        <w:t xml:space="preserve"> to the Library subfolder where the QuaSAR zip file was saved. </w:t>
      </w:r>
    </w:p>
    <w:p w:rsidR="00544178" w:rsidRDefault="00544178" w:rsidP="00544178">
      <w:pPr>
        <w:pStyle w:val="ListParagraph"/>
        <w:numPr>
          <w:ilvl w:val="0"/>
          <w:numId w:val="8"/>
        </w:numPr>
        <w:spacing w:after="0"/>
        <w:jc w:val="both"/>
      </w:pPr>
      <w:r>
        <w:t>Open Skyline</w:t>
      </w:r>
      <w:r w:rsidR="009C6ED8">
        <w:t xml:space="preserve"> document </w:t>
      </w:r>
      <w:r w:rsidR="00C13FD8">
        <w:t>containing</w:t>
      </w:r>
      <w:r w:rsidR="009C6ED8">
        <w:t xml:space="preserve"> data</w:t>
      </w:r>
      <w:r>
        <w:t xml:space="preserve"> and click </w:t>
      </w:r>
      <w:r w:rsidRPr="00544178">
        <w:rPr>
          <w:b/>
        </w:rPr>
        <w:t xml:space="preserve">Export </w:t>
      </w:r>
      <w:r>
        <w:t>on the</w:t>
      </w:r>
      <w:r w:rsidRPr="00544178">
        <w:rPr>
          <w:b/>
        </w:rPr>
        <w:t xml:space="preserve"> File</w:t>
      </w:r>
      <w:r>
        <w:t xml:space="preserve"> menu</w:t>
      </w:r>
      <w:r w:rsidR="00C13FD8">
        <w:t xml:space="preserve"> and select </w:t>
      </w:r>
      <w:r w:rsidR="00C13FD8" w:rsidRPr="00544178">
        <w:rPr>
          <w:b/>
        </w:rPr>
        <w:t>Report</w:t>
      </w:r>
      <w:r>
        <w:t xml:space="preserve">. </w:t>
      </w:r>
    </w:p>
    <w:p w:rsidR="00C13FD8" w:rsidRDefault="00C13FD8" w:rsidP="00C13FD8">
      <w:pPr>
        <w:spacing w:after="0"/>
        <w:jc w:val="both"/>
      </w:pPr>
      <w:r>
        <w:rPr>
          <w:noProof/>
        </w:rPr>
        <w:lastRenderedPageBreak/>
        <w:drawing>
          <wp:inline distT="0" distB="0" distL="0" distR="0">
            <wp:extent cx="5400675" cy="3600450"/>
            <wp:effectExtent l="19050" t="0" r="952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30449" t="13390" r="21154" b="21083"/>
                    <a:stretch>
                      <a:fillRect/>
                    </a:stretch>
                  </pic:blipFill>
                  <pic:spPr bwMode="auto">
                    <a:xfrm>
                      <a:off x="0" y="0"/>
                      <a:ext cx="5400675" cy="3600450"/>
                    </a:xfrm>
                    <a:prstGeom prst="rect">
                      <a:avLst/>
                    </a:prstGeom>
                    <a:noFill/>
                    <a:ln w="9525">
                      <a:noFill/>
                      <a:miter lim="800000"/>
                      <a:headEnd/>
                      <a:tailEnd/>
                    </a:ln>
                  </pic:spPr>
                </pic:pic>
              </a:graphicData>
            </a:graphic>
          </wp:inline>
        </w:drawing>
      </w:r>
    </w:p>
    <w:p w:rsidR="00C13FD8" w:rsidRDefault="00C13FD8" w:rsidP="00C13FD8">
      <w:pPr>
        <w:spacing w:after="0"/>
        <w:jc w:val="both"/>
      </w:pPr>
    </w:p>
    <w:p w:rsidR="002152E8" w:rsidRDefault="00C13FD8" w:rsidP="002152E8">
      <w:pPr>
        <w:pStyle w:val="ListParagraph"/>
        <w:numPr>
          <w:ilvl w:val="0"/>
          <w:numId w:val="8"/>
        </w:numPr>
        <w:spacing w:after="0"/>
        <w:jc w:val="both"/>
      </w:pPr>
      <w:r>
        <w:t>Next c</w:t>
      </w:r>
      <w:r w:rsidR="00544178">
        <w:t xml:space="preserve">lick </w:t>
      </w:r>
      <w:r w:rsidR="00544178" w:rsidRPr="00544178">
        <w:rPr>
          <w:b/>
        </w:rPr>
        <w:t>Import</w:t>
      </w:r>
    </w:p>
    <w:p w:rsidR="002152E8" w:rsidRPr="00C13FD8" w:rsidRDefault="002152E8" w:rsidP="002152E8">
      <w:pPr>
        <w:pStyle w:val="ListParagraph"/>
        <w:spacing w:after="0"/>
        <w:jc w:val="both"/>
      </w:pPr>
    </w:p>
    <w:p w:rsidR="00C13FD8" w:rsidRDefault="002152E8" w:rsidP="00C13FD8">
      <w:pPr>
        <w:spacing w:after="0"/>
        <w:jc w:val="both"/>
      </w:pPr>
      <w:r>
        <w:rPr>
          <w:noProof/>
        </w:rPr>
        <w:drawing>
          <wp:inline distT="0" distB="0" distL="0" distR="0">
            <wp:extent cx="5400675" cy="3819525"/>
            <wp:effectExtent l="19050" t="0" r="9525"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l="30449" t="13390" r="20994" b="21083"/>
                    <a:stretch>
                      <a:fillRect/>
                    </a:stretch>
                  </pic:blipFill>
                  <pic:spPr bwMode="auto">
                    <a:xfrm>
                      <a:off x="0" y="0"/>
                      <a:ext cx="5400675" cy="3819525"/>
                    </a:xfrm>
                    <a:prstGeom prst="rect">
                      <a:avLst/>
                    </a:prstGeom>
                    <a:noFill/>
                    <a:ln w="9525">
                      <a:noFill/>
                      <a:miter lim="800000"/>
                      <a:headEnd/>
                      <a:tailEnd/>
                    </a:ln>
                  </pic:spPr>
                </pic:pic>
              </a:graphicData>
            </a:graphic>
          </wp:inline>
        </w:drawing>
      </w:r>
    </w:p>
    <w:p w:rsidR="00C13FD8" w:rsidRDefault="00C13FD8" w:rsidP="00C13FD8">
      <w:pPr>
        <w:spacing w:after="0"/>
        <w:jc w:val="both"/>
      </w:pPr>
    </w:p>
    <w:p w:rsidR="009C6ED8" w:rsidRDefault="009C6ED8" w:rsidP="00544178">
      <w:pPr>
        <w:pStyle w:val="ListParagraph"/>
        <w:numPr>
          <w:ilvl w:val="0"/>
          <w:numId w:val="8"/>
        </w:numPr>
        <w:spacing w:after="0"/>
        <w:jc w:val="both"/>
      </w:pPr>
      <w:r w:rsidRPr="00CA4390">
        <w:rPr>
          <w:rFonts w:cstheme="minorHAnsi"/>
        </w:rPr>
        <w:t>Navigate</w:t>
      </w:r>
      <w:r>
        <w:rPr>
          <w:rFonts w:cstheme="minorHAnsi"/>
        </w:rPr>
        <w:t xml:space="preserve"> to the directory where the QuaSAR_Tutorial.zip file was unzipped</w:t>
      </w:r>
      <w:r>
        <w:t xml:space="preserve"> </w:t>
      </w:r>
    </w:p>
    <w:p w:rsidR="00544178" w:rsidRDefault="00544178" w:rsidP="00544178">
      <w:pPr>
        <w:pStyle w:val="ListParagraph"/>
        <w:numPr>
          <w:ilvl w:val="0"/>
          <w:numId w:val="8"/>
        </w:numPr>
        <w:spacing w:after="0"/>
        <w:jc w:val="both"/>
      </w:pPr>
      <w:r>
        <w:t xml:space="preserve">Select </w:t>
      </w:r>
      <w:proofErr w:type="spellStart"/>
      <w:r>
        <w:t>QuaSAR_Repo</w:t>
      </w:r>
      <w:r w:rsidR="009C6ED8">
        <w:t>rt_Template.skyr</w:t>
      </w:r>
      <w:proofErr w:type="spellEnd"/>
      <w:r w:rsidR="009C6ED8">
        <w:t xml:space="preserve"> and click</w:t>
      </w:r>
      <w:r w:rsidR="009C6ED8" w:rsidRPr="009C6ED8">
        <w:rPr>
          <w:b/>
        </w:rPr>
        <w:t xml:space="preserve"> Open</w:t>
      </w:r>
    </w:p>
    <w:p w:rsidR="00C13FD8" w:rsidRPr="002152E8" w:rsidRDefault="00544178" w:rsidP="00C13FD8">
      <w:pPr>
        <w:pStyle w:val="ListParagraph"/>
        <w:numPr>
          <w:ilvl w:val="0"/>
          <w:numId w:val="8"/>
        </w:numPr>
        <w:spacing w:after="0"/>
        <w:jc w:val="both"/>
      </w:pPr>
      <w:r>
        <w:t>Back in</w:t>
      </w:r>
      <w:r w:rsidR="009C6ED8">
        <w:t xml:space="preserve"> the</w:t>
      </w:r>
      <w:r>
        <w:t xml:space="preserve"> Skyline</w:t>
      </w:r>
      <w:r w:rsidR="009C6ED8">
        <w:t xml:space="preserve"> "Export Report"</w:t>
      </w:r>
      <w:r>
        <w:t xml:space="preserve"> </w:t>
      </w:r>
      <w:r w:rsidR="00C13FD8">
        <w:t xml:space="preserve">select the </w:t>
      </w:r>
      <w:proofErr w:type="spellStart"/>
      <w:r w:rsidR="00C13FD8">
        <w:t>QuaSAR_Report_Template</w:t>
      </w:r>
      <w:proofErr w:type="spellEnd"/>
      <w:r w:rsidR="002152E8">
        <w:t xml:space="preserve"> </w:t>
      </w:r>
      <w:r w:rsidR="00C13FD8">
        <w:t xml:space="preserve">and click </w:t>
      </w:r>
      <w:r w:rsidR="00C13FD8" w:rsidRPr="00C13FD8">
        <w:rPr>
          <w:b/>
        </w:rPr>
        <w:t>Export</w:t>
      </w:r>
    </w:p>
    <w:p w:rsidR="002152E8" w:rsidRDefault="002152E8" w:rsidP="002152E8">
      <w:pPr>
        <w:spacing w:after="0"/>
        <w:jc w:val="both"/>
      </w:pPr>
    </w:p>
    <w:p w:rsidR="002152E8" w:rsidRDefault="002152E8" w:rsidP="002152E8">
      <w:pPr>
        <w:spacing w:after="0"/>
        <w:jc w:val="both"/>
      </w:pPr>
      <w:r>
        <w:rPr>
          <w:noProof/>
        </w:rPr>
        <w:drawing>
          <wp:inline distT="0" distB="0" distL="0" distR="0">
            <wp:extent cx="5676900" cy="437555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l="30449" t="13105" r="21314" b="20798"/>
                    <a:stretch>
                      <a:fillRect/>
                    </a:stretch>
                  </pic:blipFill>
                  <pic:spPr bwMode="auto">
                    <a:xfrm>
                      <a:off x="0" y="0"/>
                      <a:ext cx="5676900" cy="4371975"/>
                    </a:xfrm>
                    <a:prstGeom prst="rect">
                      <a:avLst/>
                    </a:prstGeom>
                    <a:noFill/>
                    <a:ln w="9525">
                      <a:noFill/>
                      <a:miter lim="800000"/>
                      <a:headEnd/>
                      <a:tailEnd/>
                    </a:ln>
                  </pic:spPr>
                </pic:pic>
              </a:graphicData>
            </a:graphic>
          </wp:inline>
        </w:drawing>
      </w:r>
    </w:p>
    <w:p w:rsidR="002152E8" w:rsidRDefault="002152E8" w:rsidP="002152E8">
      <w:pPr>
        <w:spacing w:after="0"/>
        <w:jc w:val="both"/>
      </w:pPr>
    </w:p>
    <w:p w:rsidR="00C13FD8" w:rsidRDefault="00C13FD8" w:rsidP="00C13FD8">
      <w:pPr>
        <w:pStyle w:val="ListParagraph"/>
        <w:numPr>
          <w:ilvl w:val="0"/>
          <w:numId w:val="8"/>
        </w:numPr>
        <w:spacing w:after="0"/>
        <w:jc w:val="both"/>
      </w:pPr>
      <w:r>
        <w:t xml:space="preserve">Skyline will give the option to name the file, name the file, then click </w:t>
      </w:r>
      <w:r w:rsidRPr="00C13FD8">
        <w:rPr>
          <w:b/>
        </w:rPr>
        <w:t>Save</w:t>
      </w:r>
    </w:p>
    <w:p w:rsidR="00150CA6" w:rsidRDefault="00150CA6" w:rsidP="00544178">
      <w:pPr>
        <w:spacing w:after="0"/>
      </w:pPr>
    </w:p>
    <w:p w:rsidR="002152E8" w:rsidRDefault="002152E8" w:rsidP="00544178">
      <w:pPr>
        <w:spacing w:after="0"/>
        <w:rPr>
          <w:b/>
          <w:color w:val="548DD4" w:themeColor="text2" w:themeTint="99"/>
          <w:sz w:val="28"/>
          <w:szCs w:val="28"/>
        </w:rPr>
      </w:pPr>
    </w:p>
    <w:p w:rsidR="003F1271" w:rsidRDefault="003F1271" w:rsidP="00544178">
      <w:pPr>
        <w:spacing w:after="0"/>
        <w:rPr>
          <w:b/>
          <w:color w:val="548DD4" w:themeColor="text2" w:themeTint="99"/>
          <w:sz w:val="28"/>
          <w:szCs w:val="28"/>
        </w:rPr>
      </w:pPr>
    </w:p>
    <w:p w:rsidR="003F1271" w:rsidRDefault="003F1271" w:rsidP="00544178">
      <w:pPr>
        <w:spacing w:after="0"/>
        <w:rPr>
          <w:b/>
          <w:color w:val="548DD4" w:themeColor="text2" w:themeTint="99"/>
          <w:sz w:val="28"/>
          <w:szCs w:val="28"/>
        </w:rPr>
      </w:pPr>
    </w:p>
    <w:p w:rsidR="003F1271" w:rsidRDefault="003F1271" w:rsidP="00544178">
      <w:pPr>
        <w:spacing w:after="0"/>
        <w:rPr>
          <w:b/>
          <w:color w:val="548DD4" w:themeColor="text2" w:themeTint="99"/>
          <w:sz w:val="28"/>
          <w:szCs w:val="28"/>
        </w:rPr>
      </w:pPr>
    </w:p>
    <w:p w:rsidR="003F1271" w:rsidRDefault="003F1271" w:rsidP="00544178">
      <w:pPr>
        <w:spacing w:after="0"/>
        <w:rPr>
          <w:b/>
          <w:color w:val="548DD4" w:themeColor="text2" w:themeTint="99"/>
          <w:sz w:val="28"/>
          <w:szCs w:val="28"/>
        </w:rPr>
      </w:pPr>
    </w:p>
    <w:p w:rsidR="003F1271" w:rsidRDefault="003F1271" w:rsidP="00544178">
      <w:pPr>
        <w:spacing w:after="0"/>
        <w:rPr>
          <w:b/>
          <w:color w:val="548DD4" w:themeColor="text2" w:themeTint="99"/>
          <w:sz w:val="28"/>
          <w:szCs w:val="28"/>
        </w:rPr>
      </w:pPr>
    </w:p>
    <w:p w:rsidR="003F1271" w:rsidRDefault="003F1271" w:rsidP="00544178">
      <w:pPr>
        <w:spacing w:after="0"/>
        <w:rPr>
          <w:b/>
          <w:color w:val="548DD4" w:themeColor="text2" w:themeTint="99"/>
          <w:sz w:val="28"/>
          <w:szCs w:val="28"/>
        </w:rPr>
      </w:pPr>
    </w:p>
    <w:p w:rsidR="003F1271" w:rsidRDefault="003F1271" w:rsidP="00544178">
      <w:pPr>
        <w:spacing w:after="0"/>
        <w:rPr>
          <w:b/>
          <w:color w:val="548DD4" w:themeColor="text2" w:themeTint="99"/>
          <w:sz w:val="28"/>
          <w:szCs w:val="28"/>
        </w:rPr>
      </w:pPr>
    </w:p>
    <w:p w:rsidR="003F1271" w:rsidRDefault="003F1271" w:rsidP="00544178">
      <w:pPr>
        <w:spacing w:after="0"/>
        <w:rPr>
          <w:b/>
          <w:color w:val="548DD4" w:themeColor="text2" w:themeTint="99"/>
          <w:sz w:val="28"/>
          <w:szCs w:val="28"/>
        </w:rPr>
      </w:pPr>
    </w:p>
    <w:p w:rsidR="00544178" w:rsidRPr="00094FD7" w:rsidRDefault="00544178" w:rsidP="00544178">
      <w:pPr>
        <w:spacing w:after="0"/>
        <w:rPr>
          <w:sz w:val="32"/>
          <w:szCs w:val="32"/>
        </w:rPr>
      </w:pPr>
      <w:r w:rsidRPr="00094FD7">
        <w:rPr>
          <w:b/>
          <w:color w:val="548DD4" w:themeColor="text2" w:themeTint="99"/>
          <w:sz w:val="32"/>
          <w:szCs w:val="32"/>
        </w:rPr>
        <w:lastRenderedPageBreak/>
        <w:t>Without template</w:t>
      </w:r>
      <w:r w:rsidRPr="00094FD7">
        <w:rPr>
          <w:sz w:val="32"/>
          <w:szCs w:val="32"/>
        </w:rPr>
        <w:t>:</w:t>
      </w:r>
    </w:p>
    <w:p w:rsidR="003F1271" w:rsidRDefault="00544178" w:rsidP="002152E8">
      <w:pPr>
        <w:pStyle w:val="ListParagraph"/>
        <w:numPr>
          <w:ilvl w:val="0"/>
          <w:numId w:val="8"/>
        </w:numPr>
        <w:spacing w:after="0"/>
        <w:jc w:val="both"/>
      </w:pPr>
      <w:r>
        <w:t xml:space="preserve">Open Skyline and click </w:t>
      </w:r>
      <w:r w:rsidRPr="00544178">
        <w:rPr>
          <w:b/>
        </w:rPr>
        <w:t xml:space="preserve">Export </w:t>
      </w:r>
      <w:r>
        <w:t>on the</w:t>
      </w:r>
      <w:r w:rsidRPr="00544178">
        <w:rPr>
          <w:b/>
        </w:rPr>
        <w:t xml:space="preserve"> File</w:t>
      </w:r>
      <w:r>
        <w:t xml:space="preserve"> menu</w:t>
      </w:r>
      <w:r w:rsidR="002152E8">
        <w:t xml:space="preserve"> and then select </w:t>
      </w:r>
      <w:r w:rsidR="002152E8" w:rsidRPr="00544178">
        <w:rPr>
          <w:b/>
        </w:rPr>
        <w:t>Report</w:t>
      </w:r>
      <w:r>
        <w:t xml:space="preserve">. </w:t>
      </w:r>
    </w:p>
    <w:p w:rsidR="003F1271" w:rsidRDefault="003F1271" w:rsidP="003F1271">
      <w:pPr>
        <w:pStyle w:val="ListParagraph"/>
        <w:spacing w:after="0"/>
        <w:jc w:val="both"/>
      </w:pPr>
    </w:p>
    <w:p w:rsidR="002152E8" w:rsidRDefault="002152E8" w:rsidP="002152E8">
      <w:pPr>
        <w:pStyle w:val="ListParagraph"/>
        <w:spacing w:after="0"/>
        <w:jc w:val="both"/>
      </w:pPr>
      <w:r w:rsidRPr="002152E8">
        <w:rPr>
          <w:noProof/>
        </w:rPr>
        <w:drawing>
          <wp:inline distT="0" distB="0" distL="0" distR="0">
            <wp:extent cx="4886325" cy="3467100"/>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30449" t="13390" r="21154" b="21083"/>
                    <a:stretch>
                      <a:fillRect/>
                    </a:stretch>
                  </pic:blipFill>
                  <pic:spPr bwMode="auto">
                    <a:xfrm>
                      <a:off x="0" y="0"/>
                      <a:ext cx="4886325" cy="3467100"/>
                    </a:xfrm>
                    <a:prstGeom prst="rect">
                      <a:avLst/>
                    </a:prstGeom>
                    <a:noFill/>
                    <a:ln w="9525">
                      <a:noFill/>
                      <a:miter lim="800000"/>
                      <a:headEnd/>
                      <a:tailEnd/>
                    </a:ln>
                  </pic:spPr>
                </pic:pic>
              </a:graphicData>
            </a:graphic>
          </wp:inline>
        </w:drawing>
      </w:r>
    </w:p>
    <w:p w:rsidR="002152E8" w:rsidRDefault="002152E8" w:rsidP="002152E8">
      <w:pPr>
        <w:pStyle w:val="ListParagraph"/>
        <w:spacing w:after="0"/>
        <w:jc w:val="both"/>
      </w:pPr>
    </w:p>
    <w:p w:rsidR="0036643E" w:rsidRPr="003F1271" w:rsidRDefault="002152E8" w:rsidP="0036643E">
      <w:pPr>
        <w:pStyle w:val="ListParagraph"/>
        <w:numPr>
          <w:ilvl w:val="0"/>
          <w:numId w:val="8"/>
        </w:numPr>
        <w:spacing w:after="0"/>
        <w:jc w:val="both"/>
      </w:pPr>
      <w:r>
        <w:t>C</w:t>
      </w:r>
      <w:r w:rsidR="00544178">
        <w:t xml:space="preserve">lick </w:t>
      </w:r>
      <w:r w:rsidR="00544178" w:rsidRPr="00544178">
        <w:rPr>
          <w:b/>
        </w:rPr>
        <w:t>Edit List</w:t>
      </w:r>
      <w:r w:rsidR="00544178">
        <w:t xml:space="preserve">, then click </w:t>
      </w:r>
      <w:r w:rsidR="00544178" w:rsidRPr="00544178">
        <w:rPr>
          <w:b/>
        </w:rPr>
        <w:t>Add</w:t>
      </w:r>
    </w:p>
    <w:p w:rsidR="003F1271" w:rsidRPr="002152E8" w:rsidRDefault="003F1271" w:rsidP="003F1271">
      <w:pPr>
        <w:pStyle w:val="ListParagraph"/>
        <w:spacing w:after="0"/>
        <w:jc w:val="both"/>
      </w:pPr>
    </w:p>
    <w:p w:rsidR="002152E8" w:rsidRDefault="003F1271" w:rsidP="003F1271">
      <w:pPr>
        <w:spacing w:after="0"/>
        <w:jc w:val="both"/>
      </w:pPr>
      <w:r>
        <w:rPr>
          <w:noProof/>
        </w:rPr>
        <w:t xml:space="preserve">              </w:t>
      </w:r>
      <w:r w:rsidR="0036643E">
        <w:rPr>
          <w:noProof/>
        </w:rPr>
        <w:drawing>
          <wp:inline distT="0" distB="0" distL="0" distR="0">
            <wp:extent cx="5089017" cy="34385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l="30449" t="13675" r="21154" b="21083"/>
                    <a:stretch>
                      <a:fillRect/>
                    </a:stretch>
                  </pic:blipFill>
                  <pic:spPr bwMode="auto">
                    <a:xfrm>
                      <a:off x="0" y="0"/>
                      <a:ext cx="5089017" cy="3438525"/>
                    </a:xfrm>
                    <a:prstGeom prst="rect">
                      <a:avLst/>
                    </a:prstGeom>
                    <a:noFill/>
                    <a:ln w="9525">
                      <a:noFill/>
                      <a:miter lim="800000"/>
                      <a:headEnd/>
                      <a:tailEnd/>
                    </a:ln>
                  </pic:spPr>
                </pic:pic>
              </a:graphicData>
            </a:graphic>
          </wp:inline>
        </w:drawing>
      </w:r>
    </w:p>
    <w:p w:rsidR="00544178" w:rsidRDefault="00544178" w:rsidP="00544178">
      <w:pPr>
        <w:pStyle w:val="ListParagraph"/>
        <w:numPr>
          <w:ilvl w:val="0"/>
          <w:numId w:val="8"/>
        </w:numPr>
        <w:spacing w:after="0"/>
        <w:jc w:val="both"/>
      </w:pPr>
      <w:r>
        <w:lastRenderedPageBreak/>
        <w:t>Select the following 10 parameters for the report</w:t>
      </w:r>
      <w:r w:rsidR="0036643E">
        <w:t xml:space="preserve"> making sure they are listed in the correct order</w:t>
      </w:r>
      <w:r>
        <w:t>:</w:t>
      </w:r>
    </w:p>
    <w:p w:rsidR="00544178" w:rsidRDefault="00544178" w:rsidP="00544178">
      <w:pPr>
        <w:pStyle w:val="ListParagraph"/>
        <w:numPr>
          <w:ilvl w:val="2"/>
          <w:numId w:val="1"/>
        </w:numPr>
        <w:spacing w:after="0"/>
      </w:pPr>
      <w:proofErr w:type="spellStart"/>
      <w:r>
        <w:t>FileName</w:t>
      </w:r>
      <w:proofErr w:type="spellEnd"/>
    </w:p>
    <w:p w:rsidR="00544178" w:rsidRDefault="00544178" w:rsidP="00544178">
      <w:pPr>
        <w:pStyle w:val="ListParagraph"/>
        <w:numPr>
          <w:ilvl w:val="2"/>
          <w:numId w:val="1"/>
        </w:numPr>
        <w:spacing w:after="0"/>
      </w:pPr>
      <w:proofErr w:type="spellStart"/>
      <w:r>
        <w:t>SampleName</w:t>
      </w:r>
      <w:proofErr w:type="spellEnd"/>
    </w:p>
    <w:p w:rsidR="00544178" w:rsidRDefault="00544178" w:rsidP="00544178">
      <w:pPr>
        <w:pStyle w:val="ListParagraph"/>
        <w:numPr>
          <w:ilvl w:val="2"/>
          <w:numId w:val="1"/>
        </w:numPr>
        <w:spacing w:after="0"/>
      </w:pPr>
      <w:proofErr w:type="spellStart"/>
      <w:r>
        <w:t>PeptideSequence</w:t>
      </w:r>
      <w:proofErr w:type="spellEnd"/>
    </w:p>
    <w:p w:rsidR="00544178" w:rsidRDefault="00544178" w:rsidP="00544178">
      <w:pPr>
        <w:pStyle w:val="ListParagraph"/>
        <w:numPr>
          <w:ilvl w:val="2"/>
          <w:numId w:val="1"/>
        </w:numPr>
        <w:spacing w:after="0"/>
      </w:pPr>
      <w:proofErr w:type="spellStart"/>
      <w:r>
        <w:t>ProteinName</w:t>
      </w:r>
      <w:proofErr w:type="spellEnd"/>
    </w:p>
    <w:p w:rsidR="00544178" w:rsidRDefault="00544178" w:rsidP="00544178">
      <w:pPr>
        <w:pStyle w:val="ListParagraph"/>
        <w:numPr>
          <w:ilvl w:val="2"/>
          <w:numId w:val="1"/>
        </w:numPr>
        <w:spacing w:after="0"/>
      </w:pPr>
      <w:proofErr w:type="spellStart"/>
      <w:r>
        <w:t>ReplicateName</w:t>
      </w:r>
      <w:proofErr w:type="spellEnd"/>
    </w:p>
    <w:p w:rsidR="00544178" w:rsidRDefault="00544178" w:rsidP="00544178">
      <w:pPr>
        <w:pStyle w:val="ListParagraph"/>
        <w:numPr>
          <w:ilvl w:val="2"/>
          <w:numId w:val="1"/>
        </w:numPr>
        <w:spacing w:after="0"/>
      </w:pPr>
      <w:proofErr w:type="spellStart"/>
      <w:r>
        <w:t>PrecursorCharge</w:t>
      </w:r>
      <w:proofErr w:type="spellEnd"/>
    </w:p>
    <w:p w:rsidR="00544178" w:rsidRDefault="00544178" w:rsidP="00544178">
      <w:pPr>
        <w:pStyle w:val="ListParagraph"/>
        <w:numPr>
          <w:ilvl w:val="2"/>
          <w:numId w:val="1"/>
        </w:numPr>
        <w:spacing w:after="0"/>
      </w:pPr>
      <w:proofErr w:type="spellStart"/>
      <w:r>
        <w:t>ProductCharge</w:t>
      </w:r>
      <w:proofErr w:type="spellEnd"/>
    </w:p>
    <w:p w:rsidR="00544178" w:rsidRDefault="00544178" w:rsidP="00544178">
      <w:pPr>
        <w:pStyle w:val="ListParagraph"/>
        <w:numPr>
          <w:ilvl w:val="2"/>
          <w:numId w:val="1"/>
        </w:numPr>
        <w:spacing w:after="0"/>
      </w:pPr>
      <w:proofErr w:type="spellStart"/>
      <w:r>
        <w:t>FragmentIon</w:t>
      </w:r>
      <w:proofErr w:type="spellEnd"/>
    </w:p>
    <w:p w:rsidR="00544178" w:rsidRDefault="00544178" w:rsidP="00544178">
      <w:pPr>
        <w:pStyle w:val="ListParagraph"/>
        <w:numPr>
          <w:ilvl w:val="2"/>
          <w:numId w:val="1"/>
        </w:numPr>
        <w:spacing w:after="0"/>
      </w:pPr>
      <w:proofErr w:type="spellStart"/>
      <w:r>
        <w:t>AverageMeasuredRetentionTime</w:t>
      </w:r>
      <w:proofErr w:type="spellEnd"/>
    </w:p>
    <w:p w:rsidR="00544178" w:rsidRDefault="00544178" w:rsidP="00544178">
      <w:pPr>
        <w:pStyle w:val="ListParagraph"/>
        <w:numPr>
          <w:ilvl w:val="2"/>
          <w:numId w:val="1"/>
        </w:numPr>
        <w:spacing w:after="0"/>
      </w:pPr>
      <w:r>
        <w:t>Area</w:t>
      </w:r>
    </w:p>
    <w:p w:rsidR="00544178" w:rsidRDefault="0036643E" w:rsidP="00544178">
      <w:pPr>
        <w:pStyle w:val="ListParagraph"/>
        <w:numPr>
          <w:ilvl w:val="0"/>
          <w:numId w:val="1"/>
        </w:numPr>
        <w:spacing w:after="0"/>
        <w:jc w:val="both"/>
      </w:pPr>
      <w:r>
        <w:t>Select the</w:t>
      </w:r>
      <w:r w:rsidR="00544178">
        <w:t xml:space="preserve"> </w:t>
      </w:r>
      <w:r w:rsidR="00544178" w:rsidRPr="00544178">
        <w:rPr>
          <w:b/>
        </w:rPr>
        <w:t>Pivot isotope label</w:t>
      </w:r>
      <w:r>
        <w:rPr>
          <w:b/>
        </w:rPr>
        <w:t xml:space="preserve"> box </w:t>
      </w:r>
      <w:r>
        <w:t>and fill in the "Report Template" field with the name "</w:t>
      </w:r>
      <w:proofErr w:type="spellStart"/>
      <w:r>
        <w:t>QuaSAR_Report_Template</w:t>
      </w:r>
      <w:proofErr w:type="spellEnd"/>
      <w:r>
        <w:t>"</w:t>
      </w:r>
    </w:p>
    <w:p w:rsidR="00736986" w:rsidRDefault="00736986" w:rsidP="00736986">
      <w:pPr>
        <w:pStyle w:val="ListParagraph"/>
        <w:spacing w:after="0"/>
        <w:jc w:val="both"/>
      </w:pPr>
    </w:p>
    <w:p w:rsidR="0036643E" w:rsidRDefault="0036643E" w:rsidP="0036643E">
      <w:pPr>
        <w:spacing w:after="0"/>
        <w:jc w:val="both"/>
      </w:pPr>
      <w:r>
        <w:rPr>
          <w:noProof/>
        </w:rPr>
        <w:drawing>
          <wp:inline distT="0" distB="0" distL="0" distR="0">
            <wp:extent cx="6315075" cy="4825472"/>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l="30609" t="13390" r="21154" b="21083"/>
                    <a:stretch>
                      <a:fillRect/>
                    </a:stretch>
                  </pic:blipFill>
                  <pic:spPr bwMode="auto">
                    <a:xfrm>
                      <a:off x="0" y="0"/>
                      <a:ext cx="6315075" cy="4825472"/>
                    </a:xfrm>
                    <a:prstGeom prst="rect">
                      <a:avLst/>
                    </a:prstGeom>
                    <a:noFill/>
                    <a:ln w="9525">
                      <a:noFill/>
                      <a:miter lim="800000"/>
                      <a:headEnd/>
                      <a:tailEnd/>
                    </a:ln>
                  </pic:spPr>
                </pic:pic>
              </a:graphicData>
            </a:graphic>
          </wp:inline>
        </w:drawing>
      </w:r>
    </w:p>
    <w:p w:rsidR="0036643E" w:rsidRDefault="0036643E" w:rsidP="0036643E">
      <w:pPr>
        <w:spacing w:after="0"/>
        <w:jc w:val="both"/>
      </w:pPr>
    </w:p>
    <w:p w:rsidR="00736986" w:rsidRDefault="00736986" w:rsidP="0036643E">
      <w:pPr>
        <w:spacing w:after="0"/>
        <w:jc w:val="both"/>
      </w:pPr>
    </w:p>
    <w:p w:rsidR="00544178" w:rsidRDefault="00544178" w:rsidP="00544178">
      <w:pPr>
        <w:pStyle w:val="ListParagraph"/>
        <w:numPr>
          <w:ilvl w:val="0"/>
          <w:numId w:val="1"/>
        </w:numPr>
        <w:spacing w:after="0"/>
      </w:pPr>
      <w:r>
        <w:lastRenderedPageBreak/>
        <w:t xml:space="preserve">Click </w:t>
      </w:r>
      <w:r w:rsidRPr="00544178">
        <w:rPr>
          <w:b/>
        </w:rPr>
        <w:t>OK</w:t>
      </w:r>
      <w:r>
        <w:t xml:space="preserve">, </w:t>
      </w:r>
      <w:proofErr w:type="gramStart"/>
      <w:r>
        <w:t>then</w:t>
      </w:r>
      <w:proofErr w:type="gramEnd"/>
      <w:r>
        <w:t xml:space="preserve"> </w:t>
      </w:r>
      <w:r w:rsidRPr="00544178">
        <w:rPr>
          <w:b/>
        </w:rPr>
        <w:t>OK</w:t>
      </w:r>
      <w:r>
        <w:t xml:space="preserve"> again to get back to “Export Report” window.</w:t>
      </w:r>
    </w:p>
    <w:p w:rsidR="00736986" w:rsidRPr="002152E8" w:rsidRDefault="00736986" w:rsidP="00736986">
      <w:pPr>
        <w:pStyle w:val="ListParagraph"/>
        <w:numPr>
          <w:ilvl w:val="0"/>
          <w:numId w:val="1"/>
        </w:numPr>
        <w:spacing w:after="0"/>
        <w:jc w:val="both"/>
      </w:pPr>
      <w:r>
        <w:t xml:space="preserve">Back in the Skyline "Export Report" select the </w:t>
      </w:r>
      <w:proofErr w:type="spellStart"/>
      <w:r>
        <w:t>QuaSAR_Report_Template</w:t>
      </w:r>
      <w:proofErr w:type="spellEnd"/>
      <w:r>
        <w:t xml:space="preserve"> and click </w:t>
      </w:r>
      <w:r w:rsidRPr="00C13FD8">
        <w:rPr>
          <w:b/>
        </w:rPr>
        <w:t>Export</w:t>
      </w:r>
    </w:p>
    <w:p w:rsidR="00736986" w:rsidRDefault="00736986" w:rsidP="00736986">
      <w:pPr>
        <w:spacing w:after="0"/>
        <w:jc w:val="both"/>
      </w:pPr>
    </w:p>
    <w:p w:rsidR="00736986" w:rsidRDefault="00736986" w:rsidP="00736986">
      <w:pPr>
        <w:spacing w:after="0"/>
        <w:jc w:val="both"/>
      </w:pPr>
      <w:r>
        <w:rPr>
          <w:noProof/>
        </w:rPr>
        <w:drawing>
          <wp:inline distT="0" distB="0" distL="0" distR="0">
            <wp:extent cx="5676900" cy="4375551"/>
            <wp:effectExtent l="1905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l="30449" t="13105" r="21314" b="20798"/>
                    <a:stretch>
                      <a:fillRect/>
                    </a:stretch>
                  </pic:blipFill>
                  <pic:spPr bwMode="auto">
                    <a:xfrm>
                      <a:off x="0" y="0"/>
                      <a:ext cx="5676900" cy="4371975"/>
                    </a:xfrm>
                    <a:prstGeom prst="rect">
                      <a:avLst/>
                    </a:prstGeom>
                    <a:noFill/>
                    <a:ln w="9525">
                      <a:noFill/>
                      <a:miter lim="800000"/>
                      <a:headEnd/>
                      <a:tailEnd/>
                    </a:ln>
                  </pic:spPr>
                </pic:pic>
              </a:graphicData>
            </a:graphic>
          </wp:inline>
        </w:drawing>
      </w:r>
    </w:p>
    <w:p w:rsidR="00736986" w:rsidRDefault="00736986" w:rsidP="00736986">
      <w:pPr>
        <w:spacing w:after="0"/>
        <w:jc w:val="both"/>
      </w:pPr>
    </w:p>
    <w:p w:rsidR="00544178" w:rsidRPr="00736986" w:rsidRDefault="00736986" w:rsidP="00544178">
      <w:pPr>
        <w:pStyle w:val="ListParagraph"/>
        <w:numPr>
          <w:ilvl w:val="0"/>
          <w:numId w:val="1"/>
        </w:numPr>
        <w:spacing w:after="0"/>
        <w:jc w:val="both"/>
      </w:pPr>
      <w:r>
        <w:t xml:space="preserve">Skyline will give the option to name the file, name the file, then click </w:t>
      </w:r>
      <w:r w:rsidRPr="00C13FD8">
        <w:rPr>
          <w:b/>
        </w:rPr>
        <w:t>Save</w:t>
      </w:r>
    </w:p>
    <w:p w:rsidR="00736986" w:rsidRDefault="00736986" w:rsidP="003F1271">
      <w:pPr>
        <w:pStyle w:val="ListParagraph"/>
        <w:spacing w:after="0"/>
        <w:jc w:val="both"/>
      </w:pPr>
    </w:p>
    <w:p w:rsidR="003F1271" w:rsidRPr="00736986" w:rsidRDefault="003F1271" w:rsidP="003F1271">
      <w:pPr>
        <w:pStyle w:val="ListParagraph"/>
        <w:spacing w:after="0"/>
        <w:jc w:val="both"/>
      </w:pPr>
    </w:p>
    <w:p w:rsidR="00151AF3" w:rsidRDefault="00540DD8" w:rsidP="00151AF3">
      <w:pPr>
        <w:rPr>
          <w:sz w:val="24"/>
          <w:szCs w:val="24"/>
        </w:rPr>
      </w:pPr>
      <w:r>
        <w:rPr>
          <w:sz w:val="24"/>
          <w:szCs w:val="24"/>
        </w:rPr>
        <w:t>If properly exported</w:t>
      </w:r>
      <w:r w:rsidR="00452E36">
        <w:rPr>
          <w:sz w:val="24"/>
          <w:szCs w:val="24"/>
        </w:rPr>
        <w:t>,</w:t>
      </w:r>
      <w:r w:rsidR="00544178">
        <w:rPr>
          <w:sz w:val="24"/>
          <w:szCs w:val="24"/>
        </w:rPr>
        <w:t xml:space="preserve"> the final </w:t>
      </w:r>
      <w:r w:rsidR="0026663F">
        <w:rPr>
          <w:sz w:val="24"/>
          <w:szCs w:val="24"/>
        </w:rPr>
        <w:t>.</w:t>
      </w:r>
      <w:proofErr w:type="spellStart"/>
      <w:r w:rsidR="0026663F">
        <w:rPr>
          <w:sz w:val="24"/>
          <w:szCs w:val="24"/>
        </w:rPr>
        <w:t>csv</w:t>
      </w:r>
      <w:proofErr w:type="spellEnd"/>
      <w:r>
        <w:rPr>
          <w:sz w:val="24"/>
          <w:szCs w:val="24"/>
        </w:rPr>
        <w:t xml:space="preserve"> </w:t>
      </w:r>
      <w:r w:rsidR="00544178">
        <w:rPr>
          <w:sz w:val="24"/>
          <w:szCs w:val="24"/>
        </w:rPr>
        <w:t xml:space="preserve">Skyline Report </w:t>
      </w:r>
      <w:r>
        <w:rPr>
          <w:sz w:val="24"/>
          <w:szCs w:val="24"/>
        </w:rPr>
        <w:t xml:space="preserve">file </w:t>
      </w:r>
      <w:r w:rsidR="00D46DB3">
        <w:rPr>
          <w:sz w:val="24"/>
          <w:szCs w:val="24"/>
        </w:rPr>
        <w:t>will</w:t>
      </w:r>
      <w:r w:rsidR="0026663F">
        <w:rPr>
          <w:sz w:val="24"/>
          <w:szCs w:val="24"/>
        </w:rPr>
        <w:t xml:space="preserve"> already</w:t>
      </w:r>
      <w:r>
        <w:rPr>
          <w:sz w:val="24"/>
          <w:szCs w:val="24"/>
        </w:rPr>
        <w:t xml:space="preserve"> be correctly formatted</w:t>
      </w:r>
      <w:r w:rsidR="00D46DB3">
        <w:rPr>
          <w:sz w:val="24"/>
          <w:szCs w:val="24"/>
        </w:rPr>
        <w:t xml:space="preserve"> and contain </w:t>
      </w:r>
      <w:r w:rsidR="00845C28">
        <w:rPr>
          <w:sz w:val="24"/>
          <w:szCs w:val="24"/>
        </w:rPr>
        <w:t xml:space="preserve">columns with the following </w:t>
      </w:r>
      <w:r>
        <w:rPr>
          <w:sz w:val="24"/>
          <w:szCs w:val="24"/>
        </w:rPr>
        <w:t>headers</w:t>
      </w:r>
      <w:r w:rsidR="00151AF3">
        <w:rPr>
          <w:sz w:val="24"/>
          <w:szCs w:val="24"/>
        </w:rPr>
        <w:t xml:space="preserve"> </w:t>
      </w:r>
      <w:r w:rsidR="00D46DB3">
        <w:rPr>
          <w:sz w:val="24"/>
          <w:szCs w:val="24"/>
        </w:rPr>
        <w:t>(</w:t>
      </w:r>
      <w:r w:rsidR="00151AF3">
        <w:rPr>
          <w:sz w:val="24"/>
          <w:szCs w:val="24"/>
        </w:rPr>
        <w:t xml:space="preserve">with </w:t>
      </w:r>
      <w:r w:rsidR="00151AF3" w:rsidRPr="00151AF3">
        <w:rPr>
          <w:b/>
          <w:sz w:val="24"/>
          <w:szCs w:val="24"/>
        </w:rPr>
        <w:t>exact</w:t>
      </w:r>
      <w:r w:rsidR="002E0A99">
        <w:rPr>
          <w:sz w:val="24"/>
          <w:szCs w:val="24"/>
        </w:rPr>
        <w:t xml:space="preserve"> spelling, capitalization and spaces</w:t>
      </w:r>
      <w:r w:rsidR="00D46DB3">
        <w:rPr>
          <w:sz w:val="24"/>
          <w:szCs w:val="24"/>
        </w:rPr>
        <w:t>)</w:t>
      </w:r>
      <w:r>
        <w:rPr>
          <w:sz w:val="24"/>
          <w:szCs w:val="24"/>
        </w:rPr>
        <w:t xml:space="preserve"> </w:t>
      </w:r>
    </w:p>
    <w:p w:rsidR="00151AF3" w:rsidRPr="00D20FDB" w:rsidRDefault="00EF392B" w:rsidP="00151AF3">
      <w:pPr>
        <w:spacing w:after="0"/>
        <w:rPr>
          <w:rFonts w:ascii="Courier New" w:hAnsi="Courier New" w:cs="Courier New"/>
          <w:b/>
          <w:sz w:val="24"/>
          <w:szCs w:val="24"/>
        </w:rPr>
      </w:pPr>
      <w:r w:rsidRPr="00D20FDB">
        <w:rPr>
          <w:rFonts w:ascii="Courier New" w:hAnsi="Courier New" w:cs="Courier New"/>
          <w:b/>
          <w:sz w:val="24"/>
          <w:szCs w:val="24"/>
        </w:rPr>
        <w:t>FileName</w:t>
      </w:r>
    </w:p>
    <w:p w:rsidR="00151AF3" w:rsidRPr="00D20FDB" w:rsidRDefault="00EF392B" w:rsidP="00151AF3">
      <w:pPr>
        <w:spacing w:after="0"/>
        <w:rPr>
          <w:rFonts w:ascii="Courier New" w:hAnsi="Courier New" w:cs="Courier New"/>
          <w:b/>
          <w:sz w:val="24"/>
          <w:szCs w:val="24"/>
        </w:rPr>
      </w:pPr>
      <w:r w:rsidRPr="00D20FDB">
        <w:rPr>
          <w:rFonts w:ascii="Courier New" w:hAnsi="Courier New" w:cs="Courier New"/>
          <w:b/>
          <w:sz w:val="24"/>
          <w:szCs w:val="24"/>
        </w:rPr>
        <w:t>SampleName</w:t>
      </w:r>
    </w:p>
    <w:p w:rsidR="00151AF3" w:rsidRPr="00D20FDB" w:rsidRDefault="00EF392B" w:rsidP="00151AF3">
      <w:pPr>
        <w:spacing w:after="0"/>
        <w:rPr>
          <w:rFonts w:ascii="Courier New" w:hAnsi="Courier New" w:cs="Courier New"/>
          <w:b/>
          <w:sz w:val="24"/>
          <w:szCs w:val="24"/>
        </w:rPr>
      </w:pPr>
      <w:r w:rsidRPr="00D20FDB">
        <w:rPr>
          <w:rFonts w:ascii="Courier New" w:hAnsi="Courier New" w:cs="Courier New"/>
          <w:b/>
          <w:sz w:val="24"/>
          <w:szCs w:val="24"/>
        </w:rPr>
        <w:t>PeptideSequence</w:t>
      </w:r>
    </w:p>
    <w:p w:rsidR="00151AF3" w:rsidRPr="00D20FDB" w:rsidRDefault="00EF392B" w:rsidP="00151AF3">
      <w:pPr>
        <w:spacing w:after="0"/>
        <w:rPr>
          <w:rFonts w:ascii="Courier New" w:hAnsi="Courier New" w:cs="Courier New"/>
          <w:b/>
          <w:sz w:val="24"/>
          <w:szCs w:val="24"/>
        </w:rPr>
      </w:pPr>
      <w:r w:rsidRPr="00D20FDB">
        <w:rPr>
          <w:rFonts w:ascii="Courier New" w:hAnsi="Courier New" w:cs="Courier New"/>
          <w:b/>
          <w:sz w:val="24"/>
          <w:szCs w:val="24"/>
        </w:rPr>
        <w:t>ProteinName</w:t>
      </w:r>
    </w:p>
    <w:p w:rsidR="00151AF3" w:rsidRPr="00D20FDB" w:rsidRDefault="00EF392B" w:rsidP="00151AF3">
      <w:pPr>
        <w:spacing w:after="0"/>
        <w:rPr>
          <w:rFonts w:ascii="Courier New" w:hAnsi="Courier New" w:cs="Courier New"/>
          <w:b/>
          <w:sz w:val="24"/>
          <w:szCs w:val="24"/>
        </w:rPr>
      </w:pPr>
      <w:proofErr w:type="spellStart"/>
      <w:r w:rsidRPr="00D20FDB">
        <w:rPr>
          <w:rFonts w:ascii="Courier New" w:hAnsi="Courier New" w:cs="Courier New"/>
          <w:b/>
          <w:sz w:val="24"/>
          <w:szCs w:val="24"/>
        </w:rPr>
        <w:t>ReplicateName</w:t>
      </w:r>
      <w:proofErr w:type="spellEnd"/>
    </w:p>
    <w:p w:rsidR="00151AF3" w:rsidRPr="00D20FDB" w:rsidRDefault="00EF392B" w:rsidP="00151AF3">
      <w:pPr>
        <w:spacing w:after="0"/>
        <w:rPr>
          <w:rFonts w:ascii="Courier New" w:hAnsi="Courier New" w:cs="Courier New"/>
          <w:b/>
          <w:sz w:val="24"/>
          <w:szCs w:val="24"/>
        </w:rPr>
      </w:pPr>
      <w:proofErr w:type="spellStart"/>
      <w:r w:rsidRPr="00D20FDB">
        <w:rPr>
          <w:rFonts w:ascii="Courier New" w:hAnsi="Courier New" w:cs="Courier New"/>
          <w:b/>
          <w:sz w:val="24"/>
          <w:szCs w:val="24"/>
        </w:rPr>
        <w:t>PrecursorCharge</w:t>
      </w:r>
      <w:proofErr w:type="spellEnd"/>
    </w:p>
    <w:p w:rsidR="00151AF3" w:rsidRPr="00D20FDB" w:rsidRDefault="00EF392B" w:rsidP="00151AF3">
      <w:pPr>
        <w:spacing w:after="0"/>
        <w:rPr>
          <w:rFonts w:ascii="Courier New" w:hAnsi="Courier New" w:cs="Courier New"/>
          <w:b/>
          <w:sz w:val="24"/>
          <w:szCs w:val="24"/>
        </w:rPr>
      </w:pPr>
      <w:proofErr w:type="spellStart"/>
      <w:r w:rsidRPr="00D20FDB">
        <w:rPr>
          <w:rFonts w:ascii="Courier New" w:hAnsi="Courier New" w:cs="Courier New"/>
          <w:b/>
          <w:sz w:val="24"/>
          <w:szCs w:val="24"/>
        </w:rPr>
        <w:t>ProductCharge</w:t>
      </w:r>
      <w:proofErr w:type="spellEnd"/>
    </w:p>
    <w:p w:rsidR="00151AF3" w:rsidRPr="00D20FDB" w:rsidRDefault="00EF392B" w:rsidP="00151AF3">
      <w:pPr>
        <w:spacing w:after="0"/>
        <w:rPr>
          <w:rFonts w:ascii="Courier New" w:hAnsi="Courier New" w:cs="Courier New"/>
          <w:b/>
          <w:sz w:val="24"/>
          <w:szCs w:val="24"/>
        </w:rPr>
      </w:pPr>
      <w:proofErr w:type="spellStart"/>
      <w:r w:rsidRPr="00D20FDB">
        <w:rPr>
          <w:rFonts w:ascii="Courier New" w:hAnsi="Courier New" w:cs="Courier New"/>
          <w:b/>
          <w:sz w:val="24"/>
          <w:szCs w:val="24"/>
        </w:rPr>
        <w:t>FragmentIon</w:t>
      </w:r>
      <w:proofErr w:type="spellEnd"/>
    </w:p>
    <w:p w:rsidR="00151AF3" w:rsidRPr="00D20FDB" w:rsidRDefault="00EF392B" w:rsidP="00151AF3">
      <w:pPr>
        <w:spacing w:after="0"/>
        <w:rPr>
          <w:rFonts w:ascii="Courier New" w:hAnsi="Courier New" w:cs="Courier New"/>
          <w:b/>
          <w:sz w:val="24"/>
          <w:szCs w:val="24"/>
        </w:rPr>
      </w:pPr>
      <w:proofErr w:type="spellStart"/>
      <w:r w:rsidRPr="00D20FDB">
        <w:rPr>
          <w:rFonts w:ascii="Courier New" w:hAnsi="Courier New" w:cs="Courier New"/>
          <w:b/>
          <w:sz w:val="24"/>
          <w:szCs w:val="24"/>
        </w:rPr>
        <w:t>AverageMeasuredRetentionTime</w:t>
      </w:r>
      <w:proofErr w:type="spellEnd"/>
    </w:p>
    <w:p w:rsidR="00151AF3" w:rsidRPr="00D20FDB" w:rsidRDefault="00845C28" w:rsidP="00151AF3">
      <w:pPr>
        <w:spacing w:after="0"/>
        <w:rPr>
          <w:rFonts w:ascii="Courier New" w:hAnsi="Courier New" w:cs="Courier New"/>
          <w:b/>
          <w:sz w:val="24"/>
          <w:szCs w:val="24"/>
        </w:rPr>
      </w:pPr>
      <w:proofErr w:type="gramStart"/>
      <w:r w:rsidRPr="00D20FDB">
        <w:rPr>
          <w:rFonts w:ascii="Courier New" w:hAnsi="Courier New" w:cs="Courier New"/>
          <w:b/>
          <w:sz w:val="24"/>
          <w:szCs w:val="24"/>
        </w:rPr>
        <w:lastRenderedPageBreak/>
        <w:t>light</w:t>
      </w:r>
      <w:proofErr w:type="gramEnd"/>
      <w:r w:rsidRPr="00D20FDB">
        <w:rPr>
          <w:rFonts w:ascii="Courier New" w:hAnsi="Courier New" w:cs="Courier New"/>
          <w:b/>
          <w:sz w:val="24"/>
          <w:szCs w:val="24"/>
        </w:rPr>
        <w:t xml:space="preserve"> </w:t>
      </w:r>
      <w:r w:rsidR="00EF392B" w:rsidRPr="00D20FDB">
        <w:rPr>
          <w:rFonts w:ascii="Courier New" w:hAnsi="Courier New" w:cs="Courier New"/>
          <w:b/>
          <w:sz w:val="24"/>
          <w:szCs w:val="24"/>
        </w:rPr>
        <w:t>Area</w:t>
      </w:r>
    </w:p>
    <w:p w:rsidR="0028007F" w:rsidRPr="00D20FDB" w:rsidRDefault="00845C28" w:rsidP="0028007F">
      <w:pPr>
        <w:spacing w:after="0"/>
        <w:rPr>
          <w:rFonts w:ascii="Courier New" w:hAnsi="Courier New" w:cs="Courier New"/>
          <w:b/>
          <w:sz w:val="24"/>
          <w:szCs w:val="24"/>
        </w:rPr>
      </w:pPr>
      <w:proofErr w:type="gramStart"/>
      <w:r w:rsidRPr="00D20FDB">
        <w:rPr>
          <w:rFonts w:ascii="Courier New" w:hAnsi="Courier New" w:cs="Courier New"/>
          <w:b/>
          <w:sz w:val="24"/>
          <w:szCs w:val="24"/>
        </w:rPr>
        <w:t>heavy</w:t>
      </w:r>
      <w:proofErr w:type="gramEnd"/>
      <w:r w:rsidRPr="00D20FDB">
        <w:rPr>
          <w:rFonts w:ascii="Courier New" w:hAnsi="Courier New" w:cs="Courier New"/>
          <w:b/>
          <w:sz w:val="24"/>
          <w:szCs w:val="24"/>
        </w:rPr>
        <w:t xml:space="preserve"> Area</w:t>
      </w:r>
    </w:p>
    <w:p w:rsidR="00C376F9" w:rsidRDefault="00C376F9" w:rsidP="0028007F">
      <w:pPr>
        <w:spacing w:after="0"/>
        <w:rPr>
          <w:sz w:val="24"/>
          <w:szCs w:val="24"/>
        </w:rPr>
      </w:pPr>
    </w:p>
    <w:p w:rsidR="00EF392B" w:rsidRPr="00BC5C43" w:rsidRDefault="00BC5C43" w:rsidP="00BC5C43">
      <w:pPr>
        <w:rPr>
          <w:rFonts w:ascii="Courier New" w:hAnsi="Courier New" w:cs="Courier New"/>
          <w:sz w:val="24"/>
          <w:szCs w:val="24"/>
        </w:rPr>
      </w:pPr>
      <w:r>
        <w:rPr>
          <w:noProof/>
          <w:sz w:val="24"/>
          <w:szCs w:val="24"/>
        </w:rPr>
        <w:drawing>
          <wp:anchor distT="0" distB="0" distL="114300" distR="114300" simplePos="0" relativeHeight="251658240" behindDoc="1" locked="0" layoutInCell="1" allowOverlap="1">
            <wp:simplePos x="0" y="0"/>
            <wp:positionH relativeFrom="column">
              <wp:posOffset>-724535</wp:posOffset>
            </wp:positionH>
            <wp:positionV relativeFrom="paragraph">
              <wp:posOffset>934085</wp:posOffset>
            </wp:positionV>
            <wp:extent cx="7416165" cy="4451350"/>
            <wp:effectExtent l="19050" t="0" r="0" b="0"/>
            <wp:wrapTight wrapText="bothSides">
              <wp:wrapPolygon edited="0">
                <wp:start x="-55" y="0"/>
                <wp:lineTo x="-55" y="21538"/>
                <wp:lineTo x="21583" y="21538"/>
                <wp:lineTo x="21583" y="0"/>
                <wp:lineTo x="-55" y="0"/>
              </wp:wrapPolygon>
            </wp:wrapTight>
            <wp:docPr id="5" name="Picture 0" descr="Skyline Data Hea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line Data Headers.png"/>
                    <pic:cNvPicPr/>
                  </pic:nvPicPr>
                  <pic:blipFill>
                    <a:blip r:embed="rId15" cstate="print"/>
                    <a:srcRect t="20645"/>
                    <a:stretch>
                      <a:fillRect/>
                    </a:stretch>
                  </pic:blipFill>
                  <pic:spPr>
                    <a:xfrm>
                      <a:off x="0" y="0"/>
                      <a:ext cx="7416165" cy="4451350"/>
                    </a:xfrm>
                    <a:prstGeom prst="rect">
                      <a:avLst/>
                    </a:prstGeom>
                  </pic:spPr>
                </pic:pic>
              </a:graphicData>
            </a:graphic>
          </wp:anchor>
        </w:drawing>
      </w:r>
      <w:r w:rsidR="00D46DB3">
        <w:rPr>
          <w:sz w:val="24"/>
          <w:szCs w:val="24"/>
        </w:rPr>
        <w:t xml:space="preserve">Extra columns </w:t>
      </w:r>
      <w:r w:rsidR="00452E36">
        <w:rPr>
          <w:sz w:val="24"/>
          <w:szCs w:val="24"/>
        </w:rPr>
        <w:t>can be included</w:t>
      </w:r>
      <w:r w:rsidR="00D46DB3">
        <w:rPr>
          <w:sz w:val="24"/>
          <w:szCs w:val="24"/>
        </w:rPr>
        <w:t xml:space="preserve"> but they will not be used by QuaSAR. </w:t>
      </w:r>
      <w:r>
        <w:rPr>
          <w:sz w:val="24"/>
          <w:szCs w:val="24"/>
        </w:rPr>
        <w:t xml:space="preserve">The </w:t>
      </w:r>
      <w:r w:rsidRPr="00BC5C43">
        <w:rPr>
          <w:rFonts w:ascii="Courier New" w:hAnsi="Courier New" w:cs="Courier New"/>
          <w:sz w:val="24"/>
          <w:szCs w:val="24"/>
        </w:rPr>
        <w:t>Skyline Data - Tutorial</w:t>
      </w:r>
      <w:r>
        <w:rPr>
          <w:rFonts w:ascii="Courier New" w:hAnsi="Courier New" w:cs="Courier New"/>
          <w:sz w:val="24"/>
          <w:szCs w:val="24"/>
        </w:rPr>
        <w:t xml:space="preserve">.csv </w:t>
      </w:r>
      <w:r w:rsidRPr="00BC5C43">
        <w:rPr>
          <w:rFonts w:cstheme="minorHAnsi"/>
          <w:sz w:val="24"/>
          <w:szCs w:val="24"/>
        </w:rPr>
        <w:t xml:space="preserve">file </w:t>
      </w:r>
      <w:r w:rsidR="00D46DB3">
        <w:rPr>
          <w:sz w:val="24"/>
          <w:szCs w:val="24"/>
        </w:rPr>
        <w:t xml:space="preserve">you will use </w:t>
      </w:r>
      <w:r w:rsidR="001B07A1">
        <w:rPr>
          <w:sz w:val="24"/>
          <w:szCs w:val="24"/>
        </w:rPr>
        <w:t xml:space="preserve">in the tutorial </w:t>
      </w:r>
      <w:r w:rsidR="00151AF3">
        <w:rPr>
          <w:sz w:val="24"/>
          <w:szCs w:val="24"/>
        </w:rPr>
        <w:t>comes properly</w:t>
      </w:r>
      <w:r w:rsidR="00D46DB3">
        <w:rPr>
          <w:sz w:val="24"/>
          <w:szCs w:val="24"/>
        </w:rPr>
        <w:t xml:space="preserve"> configured</w:t>
      </w:r>
      <w:r w:rsidR="00AA3E0E">
        <w:rPr>
          <w:sz w:val="24"/>
          <w:szCs w:val="24"/>
        </w:rPr>
        <w:t xml:space="preserve"> </w:t>
      </w:r>
      <w:r w:rsidR="00AA3E0E" w:rsidRPr="00AA3E0E">
        <w:rPr>
          <w:b/>
          <w:sz w:val="24"/>
          <w:szCs w:val="24"/>
        </w:rPr>
        <w:t>(Fig. 1)</w:t>
      </w:r>
      <w:r w:rsidR="00990048" w:rsidRPr="00AA3E0E">
        <w:rPr>
          <w:b/>
          <w:sz w:val="24"/>
          <w:szCs w:val="24"/>
        </w:rPr>
        <w:t>.</w:t>
      </w:r>
      <w:r w:rsidR="00F906DF">
        <w:rPr>
          <w:sz w:val="24"/>
          <w:szCs w:val="24"/>
        </w:rPr>
        <w:t xml:space="preserve"> </w:t>
      </w:r>
      <w:r>
        <w:rPr>
          <w:sz w:val="24"/>
          <w:szCs w:val="24"/>
        </w:rPr>
        <w:t>The req</w:t>
      </w:r>
      <w:r w:rsidRPr="00BC5C43">
        <w:rPr>
          <w:sz w:val="24"/>
          <w:szCs w:val="24"/>
        </w:rPr>
        <w:t xml:space="preserve">uired columns can be </w:t>
      </w:r>
      <w:r w:rsidR="002E0A99">
        <w:rPr>
          <w:sz w:val="24"/>
          <w:szCs w:val="24"/>
        </w:rPr>
        <w:t>provided in any order.</w:t>
      </w:r>
    </w:p>
    <w:p w:rsidR="00AD1407" w:rsidRPr="00AD1407" w:rsidRDefault="007360B7">
      <w:pPr>
        <w:rPr>
          <w:sz w:val="24"/>
          <w:szCs w:val="24"/>
        </w:rPr>
      </w:pPr>
      <w:r>
        <w:rPr>
          <w:b/>
          <w:noProof/>
          <w:sz w:val="24"/>
          <w:szCs w:val="24"/>
          <w:lang w:eastAsia="zh-TW"/>
        </w:rPr>
        <w:pict>
          <v:shapetype id="_x0000_t202" coordsize="21600,21600" o:spt="202" path="m,l,21600r21600,l21600,xe">
            <v:stroke joinstyle="miter"/>
            <v:path gradientshapeok="t" o:connecttype="rect"/>
          </v:shapetype>
          <v:shape id="_x0000_s1026" type="#_x0000_t202" style="position:absolute;margin-left:116.4pt;margin-top:7.2pt;width:247.35pt;height:23.15pt;z-index:251666432;mso-width-relative:margin;mso-height-relative:margin" strokecolor="black [3213]">
            <v:textbox style="mso-next-textbox:#_x0000_s1026">
              <w:txbxContent>
                <w:p w:rsidR="00C376F9" w:rsidRPr="00CC0F74" w:rsidRDefault="00AA3E0E" w:rsidP="00051ACC">
                  <w:pPr>
                    <w:rPr>
                      <w:sz w:val="24"/>
                      <w:szCs w:val="24"/>
                    </w:rPr>
                  </w:pPr>
                  <w:proofErr w:type="gramStart"/>
                  <w:r w:rsidRPr="00AA3E0E">
                    <w:rPr>
                      <w:b/>
                      <w:sz w:val="24"/>
                      <w:szCs w:val="24"/>
                    </w:rPr>
                    <w:t>Fig. 1.</w:t>
                  </w:r>
                  <w:proofErr w:type="gramEnd"/>
                  <w:r>
                    <w:rPr>
                      <w:sz w:val="24"/>
                      <w:szCs w:val="24"/>
                    </w:rPr>
                    <w:t xml:space="preserve">  </w:t>
                  </w:r>
                  <w:r w:rsidR="00051ACC">
                    <w:rPr>
                      <w:sz w:val="24"/>
                      <w:szCs w:val="24"/>
                    </w:rPr>
                    <w:t xml:space="preserve">A properly formatted Skyline </w:t>
                  </w:r>
                  <w:r w:rsidR="00CC0F74" w:rsidRPr="00CC0F74">
                    <w:rPr>
                      <w:sz w:val="24"/>
                      <w:szCs w:val="24"/>
                    </w:rPr>
                    <w:t>Export File</w:t>
                  </w:r>
                </w:p>
              </w:txbxContent>
            </v:textbox>
          </v:shape>
        </w:pict>
      </w:r>
    </w:p>
    <w:p w:rsidR="001669B0" w:rsidRDefault="001669B0">
      <w:pPr>
        <w:rPr>
          <w:b/>
          <w:sz w:val="24"/>
          <w:szCs w:val="24"/>
        </w:rPr>
      </w:pPr>
    </w:p>
    <w:p w:rsidR="000F6CF9" w:rsidRDefault="000F6CF9">
      <w:pPr>
        <w:rPr>
          <w:b/>
          <w:sz w:val="24"/>
          <w:szCs w:val="24"/>
        </w:rPr>
      </w:pPr>
    </w:p>
    <w:p w:rsidR="000F6CF9" w:rsidRDefault="000F6CF9">
      <w:pPr>
        <w:rPr>
          <w:b/>
          <w:sz w:val="24"/>
          <w:szCs w:val="24"/>
        </w:rPr>
      </w:pPr>
    </w:p>
    <w:p w:rsidR="000F6CF9" w:rsidRDefault="000F6CF9">
      <w:pPr>
        <w:rPr>
          <w:b/>
          <w:sz w:val="24"/>
          <w:szCs w:val="24"/>
        </w:rPr>
      </w:pPr>
    </w:p>
    <w:p w:rsidR="000F6CF9" w:rsidRDefault="000F6CF9">
      <w:pPr>
        <w:rPr>
          <w:b/>
          <w:sz w:val="24"/>
          <w:szCs w:val="24"/>
        </w:rPr>
      </w:pPr>
    </w:p>
    <w:p w:rsidR="00D614E5" w:rsidRPr="00094FD7" w:rsidRDefault="00EF392B" w:rsidP="00AD1407">
      <w:pPr>
        <w:rPr>
          <w:b/>
          <w:color w:val="548DD4" w:themeColor="text2" w:themeTint="99"/>
          <w:sz w:val="32"/>
          <w:szCs w:val="32"/>
        </w:rPr>
      </w:pPr>
      <w:r w:rsidRPr="00094FD7">
        <w:rPr>
          <w:b/>
          <w:color w:val="548DD4" w:themeColor="text2" w:themeTint="99"/>
          <w:sz w:val="32"/>
          <w:szCs w:val="32"/>
        </w:rPr>
        <w:lastRenderedPageBreak/>
        <w:t>Creating the Concentration and Sample Grouping Map File</w:t>
      </w:r>
      <w:r w:rsidR="00AD1407" w:rsidRPr="00094FD7">
        <w:rPr>
          <w:b/>
          <w:color w:val="548DD4" w:themeColor="text2" w:themeTint="99"/>
          <w:sz w:val="32"/>
          <w:szCs w:val="32"/>
        </w:rPr>
        <w:t>:</w:t>
      </w:r>
    </w:p>
    <w:p w:rsidR="003F1271" w:rsidRDefault="003F1271" w:rsidP="00AD1407">
      <w:pPr>
        <w:rPr>
          <w:sz w:val="24"/>
          <w:szCs w:val="24"/>
        </w:rPr>
      </w:pPr>
      <w:r>
        <w:rPr>
          <w:sz w:val="24"/>
          <w:szCs w:val="24"/>
        </w:rPr>
        <w:t xml:space="preserve">The </w:t>
      </w:r>
      <w:r w:rsidRPr="00BC5C43">
        <w:rPr>
          <w:rFonts w:ascii="Courier New" w:hAnsi="Courier New" w:cs="Courier New"/>
          <w:sz w:val="24"/>
          <w:szCs w:val="24"/>
        </w:rPr>
        <w:t xml:space="preserve">Concentration and Sample Grouping Map </w:t>
      </w:r>
      <w:r>
        <w:rPr>
          <w:rFonts w:ascii="Courier New" w:hAnsi="Courier New" w:cs="Courier New"/>
          <w:sz w:val="24"/>
          <w:szCs w:val="24"/>
        </w:rPr>
        <w:t xml:space="preserve">Template.csv </w:t>
      </w:r>
      <w:r>
        <w:rPr>
          <w:sz w:val="24"/>
          <w:szCs w:val="24"/>
        </w:rPr>
        <w:t xml:space="preserve">file comes formatted with the proper column headers.  If you wish to start with the provided Concentration and Sample Grouping Map Template file, please open the file and proceed to the next section, “Populating the Concentration and Sample Grouping Map File”.  </w:t>
      </w:r>
    </w:p>
    <w:p w:rsidR="00BE42F4" w:rsidRPr="00BE42F4" w:rsidRDefault="00BE42F4" w:rsidP="00AD1407">
      <w:pPr>
        <w:rPr>
          <w:sz w:val="24"/>
          <w:szCs w:val="24"/>
        </w:rPr>
      </w:pPr>
    </w:p>
    <w:p w:rsidR="003F1271" w:rsidRDefault="003F1271" w:rsidP="00AD1407">
      <w:pPr>
        <w:spacing w:after="0"/>
        <w:rPr>
          <w:sz w:val="24"/>
          <w:szCs w:val="24"/>
        </w:rPr>
      </w:pPr>
      <w:r w:rsidRPr="00AD1407">
        <w:rPr>
          <w:sz w:val="24"/>
          <w:szCs w:val="24"/>
        </w:rPr>
        <w:t>Create a new excel file</w:t>
      </w:r>
      <w:r w:rsidRPr="00CB567E">
        <w:rPr>
          <w:sz w:val="24"/>
          <w:szCs w:val="24"/>
        </w:rPr>
        <w:t xml:space="preserve"> </w:t>
      </w:r>
      <w:r w:rsidRPr="00AD1407">
        <w:rPr>
          <w:sz w:val="24"/>
          <w:szCs w:val="24"/>
        </w:rPr>
        <w:t>Populate the first 5 columns with the</w:t>
      </w:r>
      <w:r>
        <w:rPr>
          <w:sz w:val="24"/>
          <w:szCs w:val="24"/>
        </w:rPr>
        <w:t xml:space="preserve"> following</w:t>
      </w:r>
      <w:r w:rsidRPr="00AD1407">
        <w:rPr>
          <w:sz w:val="24"/>
          <w:szCs w:val="24"/>
        </w:rPr>
        <w:t xml:space="preserve"> headers</w:t>
      </w:r>
      <w:r>
        <w:rPr>
          <w:sz w:val="24"/>
          <w:szCs w:val="24"/>
        </w:rPr>
        <w:t xml:space="preserve"> (with </w:t>
      </w:r>
      <w:r w:rsidRPr="00151AF3">
        <w:rPr>
          <w:b/>
          <w:sz w:val="24"/>
          <w:szCs w:val="24"/>
        </w:rPr>
        <w:t>exact</w:t>
      </w:r>
      <w:r>
        <w:rPr>
          <w:sz w:val="24"/>
          <w:szCs w:val="24"/>
        </w:rPr>
        <w:t xml:space="preserve"> spelling, capitalization and spaces).  It is recommended to copy/paste the following headers directly into </w:t>
      </w:r>
      <w:proofErr w:type="gramStart"/>
      <w:r>
        <w:rPr>
          <w:sz w:val="24"/>
          <w:szCs w:val="24"/>
        </w:rPr>
        <w:t>Excel</w:t>
      </w:r>
      <w:r w:rsidRPr="00CB567E">
        <w:rPr>
          <w:sz w:val="24"/>
          <w:szCs w:val="24"/>
        </w:rPr>
        <w:t xml:space="preserve"> </w:t>
      </w:r>
      <w:r>
        <w:rPr>
          <w:sz w:val="24"/>
          <w:szCs w:val="24"/>
        </w:rPr>
        <w:t>.</w:t>
      </w:r>
      <w:proofErr w:type="gramEnd"/>
    </w:p>
    <w:p w:rsidR="003F1271" w:rsidRDefault="003F1271" w:rsidP="00AD1407">
      <w:pPr>
        <w:spacing w:after="0"/>
        <w:rPr>
          <w:sz w:val="24"/>
          <w:szCs w:val="24"/>
        </w:rPr>
      </w:pPr>
    </w:p>
    <w:tbl>
      <w:tblPr>
        <w:tblStyle w:val="TableGrid"/>
        <w:tblW w:w="0" w:type="auto"/>
        <w:tblLook w:val="04A0" w:firstRow="1" w:lastRow="0" w:firstColumn="1" w:lastColumn="0" w:noHBand="0" w:noVBand="1"/>
      </w:tblPr>
      <w:tblGrid>
        <w:gridCol w:w="4788"/>
        <w:gridCol w:w="4788"/>
      </w:tblGrid>
      <w:tr w:rsidR="003F1271" w:rsidTr="00F4174E">
        <w:tc>
          <w:tcPr>
            <w:tcW w:w="4788" w:type="dxa"/>
          </w:tcPr>
          <w:p w:rsidR="003F1271" w:rsidRDefault="003F1271" w:rsidP="00F4174E">
            <w:pPr>
              <w:rPr>
                <w:rFonts w:ascii="Courier New" w:hAnsi="Courier New" w:cs="Courier New"/>
                <w:b/>
                <w:sz w:val="24"/>
                <w:szCs w:val="24"/>
              </w:rPr>
            </w:pPr>
            <w:r>
              <w:rPr>
                <w:rFonts w:ascii="Courier New" w:hAnsi="Courier New" w:cs="Courier New"/>
                <w:b/>
                <w:sz w:val="24"/>
                <w:szCs w:val="24"/>
              </w:rPr>
              <w:t>Excel Column</w:t>
            </w:r>
          </w:p>
        </w:tc>
        <w:tc>
          <w:tcPr>
            <w:tcW w:w="4788" w:type="dxa"/>
          </w:tcPr>
          <w:p w:rsidR="003F1271" w:rsidRDefault="003F1271" w:rsidP="00F4174E">
            <w:pPr>
              <w:rPr>
                <w:rFonts w:ascii="Courier New" w:hAnsi="Courier New" w:cs="Courier New"/>
                <w:b/>
                <w:sz w:val="24"/>
                <w:szCs w:val="24"/>
              </w:rPr>
            </w:pPr>
            <w:r>
              <w:rPr>
                <w:rFonts w:ascii="Courier New" w:hAnsi="Courier New" w:cs="Courier New"/>
                <w:b/>
                <w:sz w:val="24"/>
                <w:szCs w:val="24"/>
              </w:rPr>
              <w:t>Header</w:t>
            </w:r>
          </w:p>
        </w:tc>
      </w:tr>
      <w:tr w:rsidR="003F1271" w:rsidTr="00F4174E">
        <w:tc>
          <w:tcPr>
            <w:tcW w:w="4788" w:type="dxa"/>
          </w:tcPr>
          <w:p w:rsidR="003F1271" w:rsidRDefault="003F1271" w:rsidP="00F4174E">
            <w:pPr>
              <w:rPr>
                <w:rFonts w:ascii="Courier New" w:hAnsi="Courier New" w:cs="Courier New"/>
                <w:b/>
                <w:sz w:val="24"/>
                <w:szCs w:val="24"/>
              </w:rPr>
            </w:pPr>
            <w:r>
              <w:rPr>
                <w:rFonts w:ascii="Courier New" w:hAnsi="Courier New" w:cs="Courier New"/>
                <w:b/>
                <w:sz w:val="24"/>
                <w:szCs w:val="24"/>
              </w:rPr>
              <w:t>A</w:t>
            </w:r>
          </w:p>
        </w:tc>
        <w:tc>
          <w:tcPr>
            <w:tcW w:w="4788" w:type="dxa"/>
          </w:tcPr>
          <w:p w:rsidR="003F1271" w:rsidRDefault="003F1271" w:rsidP="00F4174E">
            <w:pPr>
              <w:rPr>
                <w:rFonts w:ascii="Courier New" w:hAnsi="Courier New" w:cs="Courier New"/>
                <w:b/>
                <w:sz w:val="24"/>
                <w:szCs w:val="24"/>
              </w:rPr>
            </w:pPr>
            <w:proofErr w:type="spellStart"/>
            <w:r w:rsidRPr="00D20FDB">
              <w:rPr>
                <w:rFonts w:ascii="Courier New" w:hAnsi="Courier New" w:cs="Courier New"/>
                <w:b/>
                <w:sz w:val="24"/>
                <w:szCs w:val="24"/>
              </w:rPr>
              <w:t>SampleName</w:t>
            </w:r>
            <w:proofErr w:type="spellEnd"/>
          </w:p>
        </w:tc>
      </w:tr>
      <w:tr w:rsidR="003F1271" w:rsidTr="00F4174E">
        <w:tc>
          <w:tcPr>
            <w:tcW w:w="4788" w:type="dxa"/>
          </w:tcPr>
          <w:p w:rsidR="003F1271" w:rsidRDefault="003F1271" w:rsidP="00F4174E">
            <w:pPr>
              <w:rPr>
                <w:rFonts w:ascii="Courier New" w:hAnsi="Courier New" w:cs="Courier New"/>
                <w:b/>
                <w:sz w:val="24"/>
                <w:szCs w:val="24"/>
              </w:rPr>
            </w:pPr>
            <w:r>
              <w:rPr>
                <w:rFonts w:ascii="Courier New" w:hAnsi="Courier New" w:cs="Courier New"/>
                <w:b/>
                <w:sz w:val="24"/>
                <w:szCs w:val="24"/>
              </w:rPr>
              <w:t>B</w:t>
            </w:r>
          </w:p>
        </w:tc>
        <w:tc>
          <w:tcPr>
            <w:tcW w:w="4788" w:type="dxa"/>
          </w:tcPr>
          <w:p w:rsidR="003F1271" w:rsidRDefault="003F1271" w:rsidP="00F4174E">
            <w:pPr>
              <w:rPr>
                <w:rFonts w:ascii="Courier New" w:hAnsi="Courier New" w:cs="Courier New"/>
                <w:b/>
                <w:sz w:val="24"/>
                <w:szCs w:val="24"/>
              </w:rPr>
            </w:pPr>
            <w:proofErr w:type="spellStart"/>
            <w:r w:rsidRPr="00D20FDB">
              <w:rPr>
                <w:rFonts w:ascii="Courier New" w:hAnsi="Courier New" w:cs="Courier New"/>
                <w:b/>
                <w:sz w:val="24"/>
                <w:szCs w:val="24"/>
              </w:rPr>
              <w:t>SampleID</w:t>
            </w:r>
            <w:bookmarkStart w:id="1" w:name="_GoBack"/>
            <w:bookmarkEnd w:id="1"/>
            <w:proofErr w:type="spellEnd"/>
          </w:p>
        </w:tc>
      </w:tr>
      <w:tr w:rsidR="003F1271" w:rsidTr="00F4174E">
        <w:tc>
          <w:tcPr>
            <w:tcW w:w="4788" w:type="dxa"/>
          </w:tcPr>
          <w:p w:rsidR="003F1271" w:rsidRDefault="003F1271" w:rsidP="00F4174E">
            <w:pPr>
              <w:rPr>
                <w:rFonts w:ascii="Courier New" w:hAnsi="Courier New" w:cs="Courier New"/>
                <w:b/>
                <w:sz w:val="24"/>
                <w:szCs w:val="24"/>
              </w:rPr>
            </w:pPr>
            <w:r>
              <w:rPr>
                <w:rFonts w:ascii="Courier New" w:hAnsi="Courier New" w:cs="Courier New"/>
                <w:b/>
                <w:sz w:val="24"/>
                <w:szCs w:val="24"/>
              </w:rPr>
              <w:t>C</w:t>
            </w:r>
          </w:p>
        </w:tc>
        <w:tc>
          <w:tcPr>
            <w:tcW w:w="4788" w:type="dxa"/>
          </w:tcPr>
          <w:p w:rsidR="003F1271" w:rsidRPr="00D20FDB" w:rsidRDefault="003F1271" w:rsidP="00F4174E">
            <w:pPr>
              <w:rPr>
                <w:rFonts w:ascii="Courier New" w:hAnsi="Courier New" w:cs="Courier New"/>
                <w:b/>
                <w:sz w:val="24"/>
                <w:szCs w:val="24"/>
              </w:rPr>
            </w:pPr>
            <w:r w:rsidRPr="00D20FDB">
              <w:rPr>
                <w:rFonts w:ascii="Courier New" w:hAnsi="Courier New" w:cs="Courier New"/>
                <w:b/>
                <w:sz w:val="24"/>
                <w:szCs w:val="24"/>
              </w:rPr>
              <w:t>Analyte Concentration</w:t>
            </w:r>
          </w:p>
          <w:p w:rsidR="003F1271" w:rsidRDefault="003F1271" w:rsidP="00F4174E">
            <w:pPr>
              <w:rPr>
                <w:rFonts w:ascii="Courier New" w:hAnsi="Courier New" w:cs="Courier New"/>
                <w:b/>
                <w:sz w:val="24"/>
                <w:szCs w:val="24"/>
              </w:rPr>
            </w:pPr>
          </w:p>
        </w:tc>
      </w:tr>
      <w:tr w:rsidR="003F1271" w:rsidTr="00F4174E">
        <w:tc>
          <w:tcPr>
            <w:tcW w:w="4788" w:type="dxa"/>
          </w:tcPr>
          <w:p w:rsidR="003F1271" w:rsidRDefault="003F1271" w:rsidP="00F4174E">
            <w:pPr>
              <w:rPr>
                <w:rFonts w:ascii="Courier New" w:hAnsi="Courier New" w:cs="Courier New"/>
                <w:b/>
                <w:sz w:val="24"/>
                <w:szCs w:val="24"/>
              </w:rPr>
            </w:pPr>
            <w:r>
              <w:rPr>
                <w:rFonts w:ascii="Courier New" w:hAnsi="Courier New" w:cs="Courier New"/>
                <w:b/>
                <w:sz w:val="24"/>
                <w:szCs w:val="24"/>
              </w:rPr>
              <w:t>D</w:t>
            </w:r>
          </w:p>
        </w:tc>
        <w:tc>
          <w:tcPr>
            <w:tcW w:w="4788" w:type="dxa"/>
          </w:tcPr>
          <w:p w:rsidR="003F1271" w:rsidRPr="00D20FDB" w:rsidRDefault="003F1271" w:rsidP="00F4174E">
            <w:pPr>
              <w:rPr>
                <w:rFonts w:ascii="Courier New" w:hAnsi="Courier New" w:cs="Courier New"/>
                <w:b/>
                <w:sz w:val="24"/>
                <w:szCs w:val="24"/>
              </w:rPr>
            </w:pPr>
            <w:r w:rsidRPr="00D20FDB">
              <w:rPr>
                <w:rFonts w:ascii="Courier New" w:hAnsi="Courier New" w:cs="Courier New"/>
                <w:b/>
                <w:sz w:val="24"/>
                <w:szCs w:val="24"/>
              </w:rPr>
              <w:t xml:space="preserve">IS </w:t>
            </w:r>
            <w:proofErr w:type="spellStart"/>
            <w:r w:rsidRPr="00D20FDB">
              <w:rPr>
                <w:rFonts w:ascii="Courier New" w:hAnsi="Courier New" w:cs="Courier New"/>
                <w:b/>
                <w:sz w:val="24"/>
                <w:szCs w:val="24"/>
              </w:rPr>
              <w:t>Conc</w:t>
            </w:r>
            <w:proofErr w:type="spellEnd"/>
          </w:p>
          <w:p w:rsidR="003F1271" w:rsidRDefault="003F1271" w:rsidP="00F4174E">
            <w:pPr>
              <w:rPr>
                <w:rFonts w:ascii="Courier New" w:hAnsi="Courier New" w:cs="Courier New"/>
                <w:b/>
                <w:sz w:val="24"/>
                <w:szCs w:val="24"/>
              </w:rPr>
            </w:pPr>
          </w:p>
        </w:tc>
      </w:tr>
      <w:tr w:rsidR="003F1271" w:rsidTr="00F4174E">
        <w:tc>
          <w:tcPr>
            <w:tcW w:w="4788" w:type="dxa"/>
          </w:tcPr>
          <w:p w:rsidR="003F1271" w:rsidRDefault="003F1271" w:rsidP="00F4174E">
            <w:pPr>
              <w:rPr>
                <w:rFonts w:ascii="Courier New" w:hAnsi="Courier New" w:cs="Courier New"/>
                <w:b/>
                <w:sz w:val="24"/>
                <w:szCs w:val="24"/>
              </w:rPr>
            </w:pPr>
            <w:r>
              <w:rPr>
                <w:rFonts w:ascii="Courier New" w:hAnsi="Courier New" w:cs="Courier New"/>
                <w:b/>
                <w:sz w:val="24"/>
                <w:szCs w:val="24"/>
              </w:rPr>
              <w:t>E</w:t>
            </w:r>
          </w:p>
        </w:tc>
        <w:tc>
          <w:tcPr>
            <w:tcW w:w="4788" w:type="dxa"/>
          </w:tcPr>
          <w:p w:rsidR="003F1271" w:rsidRDefault="003F1271" w:rsidP="00F4174E">
            <w:pPr>
              <w:rPr>
                <w:rFonts w:ascii="Courier New" w:hAnsi="Courier New" w:cs="Courier New"/>
                <w:b/>
                <w:sz w:val="24"/>
                <w:szCs w:val="24"/>
              </w:rPr>
            </w:pPr>
            <w:r w:rsidRPr="00D20FDB">
              <w:rPr>
                <w:rFonts w:ascii="Courier New" w:hAnsi="Courier New" w:cs="Courier New"/>
                <w:b/>
                <w:sz w:val="24"/>
                <w:szCs w:val="24"/>
              </w:rPr>
              <w:t>Concentration Ratio</w:t>
            </w:r>
          </w:p>
          <w:p w:rsidR="003F1271" w:rsidRDefault="003F1271" w:rsidP="00F4174E">
            <w:pPr>
              <w:rPr>
                <w:rFonts w:ascii="Courier New" w:hAnsi="Courier New" w:cs="Courier New"/>
                <w:b/>
                <w:sz w:val="24"/>
                <w:szCs w:val="24"/>
              </w:rPr>
            </w:pPr>
          </w:p>
        </w:tc>
      </w:tr>
    </w:tbl>
    <w:p w:rsidR="00D20FDB" w:rsidRDefault="00D20FDB" w:rsidP="00C9238F">
      <w:pPr>
        <w:spacing w:after="0"/>
        <w:rPr>
          <w:rFonts w:ascii="Courier New" w:hAnsi="Courier New" w:cs="Courier New"/>
          <w:b/>
          <w:sz w:val="24"/>
          <w:szCs w:val="24"/>
        </w:rPr>
      </w:pPr>
    </w:p>
    <w:p w:rsidR="003F1271" w:rsidRDefault="003F1271" w:rsidP="00C9238F">
      <w:pPr>
        <w:spacing w:after="0"/>
        <w:rPr>
          <w:rFonts w:ascii="Courier New" w:hAnsi="Courier New" w:cs="Courier New"/>
          <w:b/>
          <w:sz w:val="24"/>
          <w:szCs w:val="24"/>
        </w:rPr>
      </w:pPr>
    </w:p>
    <w:p w:rsidR="00BE42F4" w:rsidRPr="00D20FDB" w:rsidRDefault="00BE42F4" w:rsidP="00C9238F">
      <w:pPr>
        <w:spacing w:after="0"/>
        <w:rPr>
          <w:rFonts w:ascii="Courier New" w:hAnsi="Courier New" w:cs="Courier New"/>
          <w:b/>
          <w:sz w:val="24"/>
          <w:szCs w:val="24"/>
        </w:rPr>
      </w:pPr>
    </w:p>
    <w:p w:rsidR="00960375" w:rsidRPr="00094FD7" w:rsidRDefault="003F1271" w:rsidP="00C9238F">
      <w:pPr>
        <w:spacing w:after="0"/>
        <w:rPr>
          <w:b/>
          <w:color w:val="548DD4" w:themeColor="text2" w:themeTint="99"/>
          <w:sz w:val="32"/>
          <w:szCs w:val="32"/>
        </w:rPr>
      </w:pPr>
      <w:r w:rsidRPr="00094FD7">
        <w:rPr>
          <w:b/>
          <w:color w:val="548DD4" w:themeColor="text2" w:themeTint="99"/>
          <w:sz w:val="32"/>
          <w:szCs w:val="32"/>
        </w:rPr>
        <w:t>Populating the Concentration and Sample Grouping Map File:</w:t>
      </w:r>
    </w:p>
    <w:p w:rsidR="001669B0" w:rsidRDefault="001669B0" w:rsidP="00C9238F">
      <w:pPr>
        <w:spacing w:after="0"/>
        <w:rPr>
          <w:sz w:val="24"/>
          <w:szCs w:val="24"/>
        </w:rPr>
      </w:pPr>
    </w:p>
    <w:p w:rsidR="00D46DB3" w:rsidRDefault="00D46DB3" w:rsidP="00960375">
      <w:pPr>
        <w:pStyle w:val="ListParagraph"/>
        <w:numPr>
          <w:ilvl w:val="0"/>
          <w:numId w:val="4"/>
        </w:numPr>
        <w:spacing w:after="0"/>
        <w:rPr>
          <w:sz w:val="24"/>
          <w:szCs w:val="24"/>
        </w:rPr>
      </w:pPr>
      <w:r w:rsidRPr="00960375">
        <w:rPr>
          <w:sz w:val="24"/>
          <w:szCs w:val="24"/>
        </w:rPr>
        <w:t>Open the</w:t>
      </w:r>
      <w:r w:rsidR="00AD1407" w:rsidRPr="00960375">
        <w:rPr>
          <w:sz w:val="24"/>
          <w:szCs w:val="24"/>
        </w:rPr>
        <w:t xml:space="preserve"> </w:t>
      </w:r>
      <w:r w:rsidRPr="00960375">
        <w:rPr>
          <w:sz w:val="24"/>
          <w:szCs w:val="24"/>
        </w:rPr>
        <w:t>Skyline E</w:t>
      </w:r>
      <w:r w:rsidR="00845C28" w:rsidRPr="00960375">
        <w:rPr>
          <w:sz w:val="24"/>
          <w:szCs w:val="24"/>
        </w:rPr>
        <w:t>xport file.</w:t>
      </w:r>
      <w:r w:rsidR="00AD1407" w:rsidRPr="00960375">
        <w:rPr>
          <w:sz w:val="24"/>
          <w:szCs w:val="24"/>
        </w:rPr>
        <w:t xml:space="preserve"> G</w:t>
      </w:r>
      <w:r w:rsidR="00845C28" w:rsidRPr="00960375">
        <w:rPr>
          <w:sz w:val="24"/>
          <w:szCs w:val="24"/>
        </w:rPr>
        <w:t xml:space="preserve">o to the </w:t>
      </w:r>
      <w:r w:rsidR="00AD1407" w:rsidRPr="00960375">
        <w:rPr>
          <w:sz w:val="24"/>
          <w:szCs w:val="24"/>
        </w:rPr>
        <w:t>SampleN</w:t>
      </w:r>
      <w:r w:rsidR="00F23BC8" w:rsidRPr="00960375">
        <w:rPr>
          <w:sz w:val="24"/>
          <w:szCs w:val="24"/>
        </w:rPr>
        <w:t xml:space="preserve">ame column and </w:t>
      </w:r>
      <w:r w:rsidR="00AD1407" w:rsidRPr="00960375">
        <w:rPr>
          <w:sz w:val="24"/>
          <w:szCs w:val="24"/>
        </w:rPr>
        <w:t>select</w:t>
      </w:r>
      <w:r w:rsidR="00F23BC8" w:rsidRPr="00960375">
        <w:rPr>
          <w:sz w:val="24"/>
          <w:szCs w:val="24"/>
        </w:rPr>
        <w:t xml:space="preserve"> the first instanc</w:t>
      </w:r>
      <w:r w:rsidR="00AD1407" w:rsidRPr="00960375">
        <w:rPr>
          <w:sz w:val="24"/>
          <w:szCs w:val="24"/>
        </w:rPr>
        <w:t>e of every sample name. Copy these names and paste them</w:t>
      </w:r>
      <w:r w:rsidR="00F23BC8" w:rsidRPr="00960375">
        <w:rPr>
          <w:sz w:val="24"/>
          <w:szCs w:val="24"/>
        </w:rPr>
        <w:t xml:space="preserve"> into</w:t>
      </w:r>
      <w:r w:rsidR="00AD1407" w:rsidRPr="00960375">
        <w:rPr>
          <w:sz w:val="24"/>
          <w:szCs w:val="24"/>
        </w:rPr>
        <w:t xml:space="preserve"> your new excel document in the </w:t>
      </w:r>
      <w:r w:rsidR="00AD1407" w:rsidRPr="00D20FDB">
        <w:rPr>
          <w:rFonts w:ascii="Courier New" w:hAnsi="Courier New" w:cs="Courier New"/>
          <w:b/>
          <w:sz w:val="24"/>
          <w:szCs w:val="24"/>
        </w:rPr>
        <w:t>SampleName</w:t>
      </w:r>
      <w:r w:rsidR="00AD1407" w:rsidRPr="00960375">
        <w:rPr>
          <w:sz w:val="24"/>
          <w:szCs w:val="24"/>
        </w:rPr>
        <w:t xml:space="preserve"> column. Each sample name should</w:t>
      </w:r>
      <w:r w:rsidR="00F23BC8" w:rsidRPr="00960375">
        <w:rPr>
          <w:sz w:val="24"/>
          <w:szCs w:val="24"/>
        </w:rPr>
        <w:t xml:space="preserve"> appear</w:t>
      </w:r>
      <w:r w:rsidR="00AD1407" w:rsidRPr="00960375">
        <w:rPr>
          <w:sz w:val="24"/>
          <w:szCs w:val="24"/>
        </w:rPr>
        <w:t xml:space="preserve"> only</w:t>
      </w:r>
      <w:r w:rsidR="00F23BC8" w:rsidRPr="00960375">
        <w:rPr>
          <w:sz w:val="24"/>
          <w:szCs w:val="24"/>
        </w:rPr>
        <w:t xml:space="preserve"> once. </w:t>
      </w:r>
    </w:p>
    <w:p w:rsidR="00712E00" w:rsidRDefault="00960375" w:rsidP="00C9238F">
      <w:pPr>
        <w:pStyle w:val="ListParagraph"/>
        <w:numPr>
          <w:ilvl w:val="0"/>
          <w:numId w:val="4"/>
        </w:numPr>
        <w:spacing w:after="0"/>
        <w:rPr>
          <w:sz w:val="24"/>
          <w:szCs w:val="24"/>
        </w:rPr>
      </w:pPr>
      <w:r w:rsidRPr="00960375">
        <w:rPr>
          <w:color w:val="FF0000"/>
          <w:sz w:val="24"/>
          <w:szCs w:val="24"/>
        </w:rPr>
        <w:t xml:space="preserve"> </w:t>
      </w:r>
      <w:r w:rsidR="00D614E5" w:rsidRPr="00D614E5">
        <w:rPr>
          <w:sz w:val="24"/>
          <w:szCs w:val="24"/>
        </w:rPr>
        <w:t>S</w:t>
      </w:r>
      <w:r w:rsidR="006D08EC" w:rsidRPr="00D614E5">
        <w:rPr>
          <w:sz w:val="24"/>
          <w:szCs w:val="24"/>
        </w:rPr>
        <w:t>amples</w:t>
      </w:r>
      <w:r w:rsidR="00D614E5">
        <w:rPr>
          <w:sz w:val="24"/>
          <w:szCs w:val="24"/>
        </w:rPr>
        <w:t xml:space="preserve"> may</w:t>
      </w:r>
      <w:r w:rsidR="006D08EC" w:rsidRPr="00960375">
        <w:rPr>
          <w:sz w:val="24"/>
          <w:szCs w:val="24"/>
        </w:rPr>
        <w:t xml:space="preserve"> have multiple replicate</w:t>
      </w:r>
      <w:r w:rsidR="002F059B" w:rsidRPr="00960375">
        <w:rPr>
          <w:sz w:val="24"/>
          <w:szCs w:val="24"/>
        </w:rPr>
        <w:t>s</w:t>
      </w:r>
      <w:r w:rsidR="006D08EC" w:rsidRPr="00960375">
        <w:rPr>
          <w:sz w:val="24"/>
          <w:szCs w:val="24"/>
        </w:rPr>
        <w:t xml:space="preserve">. The </w:t>
      </w:r>
      <w:proofErr w:type="spellStart"/>
      <w:r w:rsidR="006D08EC" w:rsidRPr="00D20FDB">
        <w:rPr>
          <w:rFonts w:ascii="Courier New" w:hAnsi="Courier New" w:cs="Courier New"/>
          <w:b/>
          <w:sz w:val="24"/>
          <w:szCs w:val="24"/>
        </w:rPr>
        <w:t>SampleID</w:t>
      </w:r>
      <w:proofErr w:type="spellEnd"/>
      <w:r w:rsidR="006D08EC" w:rsidRPr="00960375">
        <w:rPr>
          <w:sz w:val="24"/>
          <w:szCs w:val="24"/>
        </w:rPr>
        <w:t xml:space="preserve"> column is used to group these replicates together. For any </w:t>
      </w:r>
      <w:r w:rsidR="002E0A99">
        <w:rPr>
          <w:sz w:val="24"/>
          <w:szCs w:val="24"/>
        </w:rPr>
        <w:t>sample, put the same</w:t>
      </w:r>
      <w:r w:rsidRPr="00960375">
        <w:rPr>
          <w:sz w:val="24"/>
          <w:szCs w:val="24"/>
        </w:rPr>
        <w:t xml:space="preserve"> symbol or letter to represent </w:t>
      </w:r>
      <w:r w:rsidR="002E0A99">
        <w:rPr>
          <w:sz w:val="24"/>
          <w:szCs w:val="24"/>
        </w:rPr>
        <w:t>all</w:t>
      </w:r>
      <w:r w:rsidRPr="00960375">
        <w:rPr>
          <w:sz w:val="24"/>
          <w:szCs w:val="24"/>
        </w:rPr>
        <w:t xml:space="preserve"> replicates </w:t>
      </w:r>
      <w:r w:rsidR="002E0A99">
        <w:rPr>
          <w:sz w:val="24"/>
          <w:szCs w:val="24"/>
        </w:rPr>
        <w:t>of that</w:t>
      </w:r>
      <w:r w:rsidRPr="00960375">
        <w:rPr>
          <w:sz w:val="24"/>
          <w:szCs w:val="24"/>
        </w:rPr>
        <w:t xml:space="preserve"> sample. Do this until all the samples</w:t>
      </w:r>
      <w:r w:rsidR="002E0A99">
        <w:rPr>
          <w:sz w:val="24"/>
          <w:szCs w:val="24"/>
        </w:rPr>
        <w:t xml:space="preserve"> and replicates</w:t>
      </w:r>
      <w:r w:rsidRPr="00960375">
        <w:rPr>
          <w:sz w:val="24"/>
          <w:szCs w:val="24"/>
        </w:rPr>
        <w:t xml:space="preserve"> have been </w:t>
      </w:r>
      <w:r w:rsidR="002E0A99">
        <w:rPr>
          <w:sz w:val="24"/>
          <w:szCs w:val="24"/>
        </w:rPr>
        <w:t xml:space="preserve">appropriately </w:t>
      </w:r>
      <w:r w:rsidRPr="00960375">
        <w:rPr>
          <w:sz w:val="24"/>
          <w:szCs w:val="24"/>
        </w:rPr>
        <w:t>grouped.</w:t>
      </w:r>
    </w:p>
    <w:p w:rsidR="00712E00" w:rsidRDefault="002F059B" w:rsidP="00C9238F">
      <w:pPr>
        <w:pStyle w:val="ListParagraph"/>
        <w:numPr>
          <w:ilvl w:val="0"/>
          <w:numId w:val="4"/>
        </w:numPr>
        <w:spacing w:after="0"/>
        <w:rPr>
          <w:sz w:val="24"/>
          <w:szCs w:val="24"/>
        </w:rPr>
      </w:pPr>
      <w:r w:rsidRPr="00960375">
        <w:rPr>
          <w:sz w:val="24"/>
          <w:szCs w:val="24"/>
        </w:rPr>
        <w:t xml:space="preserve"> </w:t>
      </w:r>
      <w:r w:rsidR="00A15537" w:rsidRPr="00960375">
        <w:rPr>
          <w:sz w:val="24"/>
          <w:szCs w:val="24"/>
        </w:rPr>
        <w:t xml:space="preserve">If the analyte concentration is known (for example, as in a calibration curve), populate the </w:t>
      </w:r>
      <w:r w:rsidR="00A15537" w:rsidRPr="00D20FDB">
        <w:rPr>
          <w:rFonts w:ascii="Courier New" w:hAnsi="Courier New" w:cs="Courier New"/>
          <w:b/>
          <w:sz w:val="24"/>
          <w:szCs w:val="24"/>
        </w:rPr>
        <w:t>Analyte Concentration</w:t>
      </w:r>
      <w:r w:rsidR="00A15537" w:rsidRPr="00960375">
        <w:rPr>
          <w:sz w:val="24"/>
          <w:szCs w:val="24"/>
        </w:rPr>
        <w:t xml:space="preserve"> column with the concentration for each sample in </w:t>
      </w:r>
      <w:proofErr w:type="spellStart"/>
      <w:r w:rsidR="00A15537" w:rsidRPr="00960375">
        <w:rPr>
          <w:sz w:val="24"/>
          <w:szCs w:val="24"/>
        </w:rPr>
        <w:t>fmol</w:t>
      </w:r>
      <w:proofErr w:type="spellEnd"/>
      <w:r w:rsidR="00A15537" w:rsidRPr="00960375">
        <w:rPr>
          <w:sz w:val="24"/>
          <w:szCs w:val="24"/>
        </w:rPr>
        <w:t>/</w:t>
      </w:r>
      <w:proofErr w:type="spellStart"/>
      <w:r w:rsidR="00A15537" w:rsidRPr="00960375">
        <w:rPr>
          <w:sz w:val="24"/>
          <w:szCs w:val="24"/>
        </w:rPr>
        <w:t>uL</w:t>
      </w:r>
      <w:proofErr w:type="spellEnd"/>
      <w:r w:rsidR="00A15537" w:rsidRPr="00960375">
        <w:rPr>
          <w:sz w:val="24"/>
          <w:szCs w:val="24"/>
        </w:rPr>
        <w:t xml:space="preserve"> values. </w:t>
      </w:r>
    </w:p>
    <w:p w:rsidR="00712E00" w:rsidRDefault="00C9238F" w:rsidP="00C9238F">
      <w:pPr>
        <w:pStyle w:val="ListParagraph"/>
        <w:numPr>
          <w:ilvl w:val="0"/>
          <w:numId w:val="4"/>
        </w:numPr>
        <w:spacing w:after="0"/>
        <w:rPr>
          <w:sz w:val="24"/>
          <w:szCs w:val="24"/>
        </w:rPr>
      </w:pPr>
      <w:r w:rsidRPr="00960375">
        <w:rPr>
          <w:sz w:val="24"/>
          <w:szCs w:val="24"/>
        </w:rPr>
        <w:t xml:space="preserve">For the </w:t>
      </w:r>
      <w:r w:rsidRPr="00D20FDB">
        <w:rPr>
          <w:rFonts w:ascii="Courier New" w:hAnsi="Courier New" w:cs="Courier New"/>
          <w:b/>
          <w:sz w:val="24"/>
          <w:szCs w:val="24"/>
        </w:rPr>
        <w:t xml:space="preserve">IS </w:t>
      </w:r>
      <w:proofErr w:type="spellStart"/>
      <w:r w:rsidRPr="00D20FDB">
        <w:rPr>
          <w:rFonts w:ascii="Courier New" w:hAnsi="Courier New" w:cs="Courier New"/>
          <w:b/>
          <w:sz w:val="24"/>
          <w:szCs w:val="24"/>
        </w:rPr>
        <w:t>Conc</w:t>
      </w:r>
      <w:proofErr w:type="spellEnd"/>
      <w:r w:rsidRPr="00960375">
        <w:rPr>
          <w:sz w:val="24"/>
          <w:szCs w:val="24"/>
        </w:rPr>
        <w:t xml:space="preserve"> column, list the concentration of your internal standard in </w:t>
      </w:r>
      <w:proofErr w:type="spellStart"/>
      <w:r w:rsidRPr="00960375">
        <w:rPr>
          <w:sz w:val="24"/>
          <w:szCs w:val="24"/>
        </w:rPr>
        <w:t>fmol</w:t>
      </w:r>
      <w:proofErr w:type="spellEnd"/>
      <w:r w:rsidRPr="00960375">
        <w:rPr>
          <w:sz w:val="24"/>
          <w:szCs w:val="24"/>
        </w:rPr>
        <w:t>/</w:t>
      </w:r>
      <w:proofErr w:type="spellStart"/>
      <w:r w:rsidRPr="00960375">
        <w:rPr>
          <w:sz w:val="24"/>
          <w:szCs w:val="24"/>
        </w:rPr>
        <w:t>uL</w:t>
      </w:r>
      <w:proofErr w:type="spellEnd"/>
      <w:r w:rsidRPr="00960375">
        <w:rPr>
          <w:sz w:val="24"/>
          <w:szCs w:val="24"/>
        </w:rPr>
        <w:t xml:space="preserve">. </w:t>
      </w:r>
    </w:p>
    <w:p w:rsidR="00C9238F" w:rsidRPr="00960375" w:rsidRDefault="00C9238F" w:rsidP="00C9238F">
      <w:pPr>
        <w:pStyle w:val="ListParagraph"/>
        <w:numPr>
          <w:ilvl w:val="0"/>
          <w:numId w:val="4"/>
        </w:numPr>
        <w:spacing w:after="0"/>
        <w:rPr>
          <w:sz w:val="24"/>
          <w:szCs w:val="24"/>
        </w:rPr>
      </w:pPr>
      <w:r w:rsidRPr="00960375">
        <w:rPr>
          <w:sz w:val="24"/>
          <w:szCs w:val="24"/>
        </w:rPr>
        <w:lastRenderedPageBreak/>
        <w:t>The last column</w:t>
      </w:r>
      <w:r w:rsidR="00712E00" w:rsidRPr="00960375">
        <w:rPr>
          <w:sz w:val="24"/>
          <w:szCs w:val="24"/>
        </w:rPr>
        <w:t>,</w:t>
      </w:r>
      <w:r w:rsidRPr="00960375">
        <w:rPr>
          <w:sz w:val="24"/>
          <w:szCs w:val="24"/>
        </w:rPr>
        <w:t xml:space="preserve"> </w:t>
      </w:r>
      <w:r w:rsidRPr="00D20FDB">
        <w:rPr>
          <w:rFonts w:ascii="Courier New" w:hAnsi="Courier New" w:cs="Courier New"/>
          <w:b/>
          <w:sz w:val="24"/>
          <w:szCs w:val="24"/>
        </w:rPr>
        <w:t>Concentration Ratio</w:t>
      </w:r>
      <w:r w:rsidR="00712E00" w:rsidRPr="00960375">
        <w:rPr>
          <w:sz w:val="24"/>
          <w:szCs w:val="24"/>
        </w:rPr>
        <w:t>,</w:t>
      </w:r>
      <w:r w:rsidRPr="00960375">
        <w:rPr>
          <w:sz w:val="24"/>
          <w:szCs w:val="24"/>
        </w:rPr>
        <w:t xml:space="preserve"> is used if</w:t>
      </w:r>
      <w:r w:rsidR="001E34EA" w:rsidRPr="00960375">
        <w:rPr>
          <w:sz w:val="24"/>
          <w:szCs w:val="24"/>
        </w:rPr>
        <w:t xml:space="preserve"> actual concentrations are not known. In this case you would input</w:t>
      </w:r>
      <w:r w:rsidRPr="00960375">
        <w:rPr>
          <w:sz w:val="24"/>
          <w:szCs w:val="24"/>
        </w:rPr>
        <w:t xml:space="preserve"> peak area ratio </w:t>
      </w:r>
      <w:r w:rsidR="007917A9">
        <w:rPr>
          <w:sz w:val="24"/>
          <w:szCs w:val="24"/>
        </w:rPr>
        <w:t>or</w:t>
      </w:r>
      <w:r w:rsidRPr="00960375">
        <w:rPr>
          <w:sz w:val="24"/>
          <w:szCs w:val="24"/>
        </w:rPr>
        <w:t xml:space="preserve"> concentration ratio. </w:t>
      </w:r>
    </w:p>
    <w:p w:rsidR="0028007F" w:rsidRDefault="0028007F" w:rsidP="00C9238F">
      <w:pPr>
        <w:spacing w:after="0"/>
        <w:rPr>
          <w:sz w:val="24"/>
          <w:szCs w:val="24"/>
        </w:rPr>
      </w:pPr>
    </w:p>
    <w:p w:rsidR="00D614E5" w:rsidRPr="001669B0" w:rsidRDefault="007360B7" w:rsidP="001669B0">
      <w:pPr>
        <w:rPr>
          <w:rFonts w:ascii="Courier New" w:hAnsi="Courier New" w:cs="Courier New"/>
          <w:sz w:val="24"/>
          <w:szCs w:val="24"/>
        </w:rPr>
      </w:pPr>
      <w:r>
        <w:rPr>
          <w:b/>
          <w:noProof/>
          <w:sz w:val="24"/>
          <w:szCs w:val="24"/>
        </w:rPr>
        <w:pict>
          <v:shape id="_x0000_s1027" type="#_x0000_t202" style="position:absolute;margin-left:74.45pt;margin-top:343.8pt;width:370.65pt;height:23.15pt;z-index:251667456;mso-width-relative:margin;mso-height-relative:margin">
            <v:textbox style="mso-next-textbox:#_x0000_s1027">
              <w:txbxContent>
                <w:p w:rsidR="00CC0F74" w:rsidRPr="00CC0F74" w:rsidRDefault="00AA3E0E" w:rsidP="00CC0F74">
                  <w:pPr>
                    <w:jc w:val="center"/>
                    <w:rPr>
                      <w:sz w:val="24"/>
                      <w:szCs w:val="24"/>
                    </w:rPr>
                  </w:pPr>
                  <w:proofErr w:type="gramStart"/>
                  <w:r w:rsidRPr="00AA3E0E">
                    <w:rPr>
                      <w:b/>
                      <w:sz w:val="24"/>
                      <w:szCs w:val="24"/>
                    </w:rPr>
                    <w:t>Fig. 2.</w:t>
                  </w:r>
                  <w:proofErr w:type="gramEnd"/>
                  <w:r>
                    <w:rPr>
                      <w:sz w:val="24"/>
                      <w:szCs w:val="24"/>
                    </w:rPr>
                    <w:t xml:space="preserve">  </w:t>
                  </w:r>
                  <w:r w:rsidR="00CC0F74" w:rsidRPr="00CC0F74">
                    <w:rPr>
                      <w:sz w:val="24"/>
                      <w:szCs w:val="24"/>
                    </w:rPr>
                    <w:t xml:space="preserve">A properly formatted </w:t>
                  </w:r>
                  <w:r w:rsidR="00CC0F74">
                    <w:rPr>
                      <w:sz w:val="24"/>
                      <w:szCs w:val="24"/>
                    </w:rPr>
                    <w:t>Concentration and Sample Grouping Map File</w:t>
                  </w:r>
                </w:p>
              </w:txbxContent>
            </v:textbox>
          </v:shape>
        </w:pict>
      </w:r>
      <w:r w:rsidR="001669B0">
        <w:rPr>
          <w:noProof/>
          <w:sz w:val="24"/>
          <w:szCs w:val="24"/>
        </w:rPr>
        <w:drawing>
          <wp:anchor distT="0" distB="0" distL="114300" distR="114300" simplePos="0" relativeHeight="251659264" behindDoc="1" locked="0" layoutInCell="1" allowOverlap="1">
            <wp:simplePos x="0" y="0"/>
            <wp:positionH relativeFrom="column">
              <wp:posOffset>-292735</wp:posOffset>
            </wp:positionH>
            <wp:positionV relativeFrom="paragraph">
              <wp:posOffset>497205</wp:posOffset>
            </wp:positionV>
            <wp:extent cx="7185025" cy="3858260"/>
            <wp:effectExtent l="19050" t="0" r="0" b="0"/>
            <wp:wrapTight wrapText="bothSides">
              <wp:wrapPolygon edited="0">
                <wp:start x="-57" y="0"/>
                <wp:lineTo x="-57" y="21543"/>
                <wp:lineTo x="21590" y="21543"/>
                <wp:lineTo x="21590" y="0"/>
                <wp:lineTo x="-57" y="0"/>
              </wp:wrapPolygon>
            </wp:wrapTight>
            <wp:docPr id="7" name="Picture 5" descr="Concentration and Sample Grouping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ntration and Sample Grouping File.png"/>
                    <pic:cNvPicPr/>
                  </pic:nvPicPr>
                  <pic:blipFill>
                    <a:blip r:embed="rId16" cstate="print"/>
                    <a:srcRect r="36319" b="27757"/>
                    <a:stretch>
                      <a:fillRect/>
                    </a:stretch>
                  </pic:blipFill>
                  <pic:spPr>
                    <a:xfrm>
                      <a:off x="0" y="0"/>
                      <a:ext cx="7185025" cy="3858260"/>
                    </a:xfrm>
                    <a:prstGeom prst="rect">
                      <a:avLst/>
                    </a:prstGeom>
                  </pic:spPr>
                </pic:pic>
              </a:graphicData>
            </a:graphic>
          </wp:anchor>
        </w:drawing>
      </w:r>
      <w:r w:rsidR="0028007F">
        <w:rPr>
          <w:sz w:val="24"/>
          <w:szCs w:val="24"/>
        </w:rPr>
        <w:t xml:space="preserve">The </w:t>
      </w:r>
      <w:r w:rsidR="00BC5C43" w:rsidRPr="00BC5C43">
        <w:rPr>
          <w:rFonts w:ascii="Courier New" w:hAnsi="Courier New" w:cs="Courier New"/>
          <w:sz w:val="24"/>
          <w:szCs w:val="24"/>
        </w:rPr>
        <w:t>Concentration and Sample Grouping Map - Tutoria</w:t>
      </w:r>
      <w:r w:rsidR="00BC5C43">
        <w:rPr>
          <w:rFonts w:ascii="Courier New" w:hAnsi="Courier New" w:cs="Courier New"/>
          <w:sz w:val="24"/>
          <w:szCs w:val="24"/>
        </w:rPr>
        <w:t xml:space="preserve">l.csv </w:t>
      </w:r>
      <w:r w:rsidR="00BC5C43">
        <w:rPr>
          <w:sz w:val="24"/>
          <w:szCs w:val="24"/>
        </w:rPr>
        <w:t xml:space="preserve">file </w:t>
      </w:r>
      <w:r w:rsidR="0028007F">
        <w:rPr>
          <w:sz w:val="24"/>
          <w:szCs w:val="24"/>
        </w:rPr>
        <w:t>comes properly formatted</w:t>
      </w:r>
      <w:r w:rsidR="00AA3E0E">
        <w:rPr>
          <w:sz w:val="24"/>
          <w:szCs w:val="24"/>
        </w:rPr>
        <w:t xml:space="preserve"> </w:t>
      </w:r>
      <w:r w:rsidR="00AA3E0E" w:rsidRPr="00AA3E0E">
        <w:rPr>
          <w:b/>
          <w:sz w:val="24"/>
          <w:szCs w:val="24"/>
        </w:rPr>
        <w:t>(Fig. 2)</w:t>
      </w:r>
      <w:r w:rsidR="0028007F" w:rsidRPr="00AA3E0E">
        <w:rPr>
          <w:b/>
          <w:sz w:val="24"/>
          <w:szCs w:val="24"/>
        </w:rPr>
        <w:t>.</w:t>
      </w:r>
    </w:p>
    <w:p w:rsidR="000F6CF9" w:rsidRDefault="000F6CF9" w:rsidP="00A15537">
      <w:pPr>
        <w:spacing w:after="0"/>
        <w:rPr>
          <w:b/>
          <w:color w:val="548DD4" w:themeColor="text2" w:themeTint="99"/>
          <w:sz w:val="28"/>
          <w:szCs w:val="28"/>
        </w:rPr>
      </w:pPr>
    </w:p>
    <w:p w:rsidR="000F6CF9" w:rsidRDefault="000F6CF9" w:rsidP="00A15537">
      <w:pPr>
        <w:spacing w:after="0"/>
        <w:rPr>
          <w:b/>
          <w:color w:val="548DD4" w:themeColor="text2" w:themeTint="99"/>
          <w:sz w:val="28"/>
          <w:szCs w:val="28"/>
        </w:rPr>
      </w:pPr>
    </w:p>
    <w:p w:rsidR="000F6CF9" w:rsidRDefault="000F6CF9" w:rsidP="00A15537">
      <w:pPr>
        <w:spacing w:after="0"/>
        <w:rPr>
          <w:b/>
          <w:color w:val="548DD4" w:themeColor="text2" w:themeTint="99"/>
          <w:sz w:val="28"/>
          <w:szCs w:val="28"/>
        </w:rPr>
      </w:pPr>
    </w:p>
    <w:p w:rsidR="000F6CF9" w:rsidRDefault="000F6CF9" w:rsidP="00A15537">
      <w:pPr>
        <w:spacing w:after="0"/>
        <w:rPr>
          <w:b/>
          <w:color w:val="548DD4" w:themeColor="text2" w:themeTint="99"/>
          <w:sz w:val="28"/>
          <w:szCs w:val="28"/>
        </w:rPr>
      </w:pPr>
    </w:p>
    <w:p w:rsidR="0081567B" w:rsidRPr="00094FD7" w:rsidRDefault="0028007F" w:rsidP="00A15537">
      <w:pPr>
        <w:spacing w:after="0"/>
        <w:rPr>
          <w:b/>
          <w:color w:val="548DD4" w:themeColor="text2" w:themeTint="99"/>
          <w:sz w:val="32"/>
          <w:szCs w:val="32"/>
        </w:rPr>
      </w:pPr>
      <w:r w:rsidRPr="00094FD7">
        <w:rPr>
          <w:b/>
          <w:color w:val="548DD4" w:themeColor="text2" w:themeTint="99"/>
          <w:sz w:val="32"/>
          <w:szCs w:val="32"/>
        </w:rPr>
        <w:t>Using</w:t>
      </w:r>
      <w:r w:rsidR="00C9238F" w:rsidRPr="00094FD7">
        <w:rPr>
          <w:b/>
          <w:color w:val="548DD4" w:themeColor="text2" w:themeTint="99"/>
          <w:sz w:val="32"/>
          <w:szCs w:val="32"/>
        </w:rPr>
        <w:t xml:space="preserve"> QuaSAR:</w:t>
      </w:r>
    </w:p>
    <w:p w:rsidR="00D614E5" w:rsidRPr="00D614E5" w:rsidRDefault="00D614E5" w:rsidP="00A15537">
      <w:pPr>
        <w:spacing w:after="0"/>
        <w:rPr>
          <w:b/>
          <w:sz w:val="28"/>
          <w:szCs w:val="28"/>
          <w:u w:val="single"/>
        </w:rPr>
      </w:pPr>
    </w:p>
    <w:p w:rsidR="001669B0" w:rsidRPr="00AA3E0E" w:rsidRDefault="00B575B0" w:rsidP="001669B0">
      <w:pPr>
        <w:pStyle w:val="ListParagraph"/>
        <w:numPr>
          <w:ilvl w:val="0"/>
          <w:numId w:val="6"/>
        </w:numPr>
        <w:spacing w:after="0"/>
        <w:rPr>
          <w:rFonts w:cstheme="minorHAnsi"/>
          <w:sz w:val="24"/>
          <w:szCs w:val="24"/>
        </w:rPr>
      </w:pPr>
      <w:r>
        <w:rPr>
          <w:rFonts w:cstheme="minorHAnsi"/>
          <w:sz w:val="24"/>
          <w:szCs w:val="24"/>
        </w:rPr>
        <w:t>Navigate to</w:t>
      </w:r>
      <w:r w:rsidR="0081567B" w:rsidRPr="009372F0">
        <w:rPr>
          <w:rFonts w:cstheme="minorHAnsi"/>
          <w:sz w:val="24"/>
          <w:szCs w:val="24"/>
        </w:rPr>
        <w:t xml:space="preserve"> the</w:t>
      </w:r>
      <w:r w:rsidR="00D255B8" w:rsidRPr="009372F0">
        <w:rPr>
          <w:rFonts w:cstheme="minorHAnsi"/>
          <w:sz w:val="24"/>
          <w:szCs w:val="24"/>
        </w:rPr>
        <w:t xml:space="preserve"> </w:t>
      </w:r>
      <w:proofErr w:type="spellStart"/>
      <w:r w:rsidR="00D255B8" w:rsidRPr="009372F0">
        <w:rPr>
          <w:rFonts w:cstheme="minorHAnsi"/>
          <w:sz w:val="24"/>
          <w:szCs w:val="24"/>
        </w:rPr>
        <w:t>GenePattern</w:t>
      </w:r>
      <w:proofErr w:type="spellEnd"/>
      <w:r w:rsidR="00D255B8" w:rsidRPr="009372F0">
        <w:rPr>
          <w:rFonts w:cstheme="minorHAnsi"/>
          <w:sz w:val="24"/>
          <w:szCs w:val="24"/>
        </w:rPr>
        <w:t xml:space="preserve"> website</w:t>
      </w:r>
      <w:r w:rsidR="001B07A1" w:rsidRPr="009372F0">
        <w:rPr>
          <w:rFonts w:cstheme="minorHAnsi"/>
          <w:sz w:val="24"/>
          <w:szCs w:val="24"/>
        </w:rPr>
        <w:t xml:space="preserve"> (</w:t>
      </w:r>
      <w:hyperlink r:id="rId17" w:history="1">
        <w:r w:rsidR="001B07A1" w:rsidRPr="009372F0">
          <w:rPr>
            <w:rStyle w:val="Hyperlink"/>
            <w:sz w:val="24"/>
            <w:szCs w:val="24"/>
          </w:rPr>
          <w:t>http://genepattern.broadinstitute.org</w:t>
        </w:r>
      </w:hyperlink>
      <w:r w:rsidR="001B07A1" w:rsidRPr="009372F0">
        <w:rPr>
          <w:sz w:val="24"/>
          <w:szCs w:val="24"/>
        </w:rPr>
        <w:t>).</w:t>
      </w:r>
    </w:p>
    <w:p w:rsidR="001669B0" w:rsidRPr="00AA3E0E" w:rsidRDefault="00D255B8" w:rsidP="001669B0">
      <w:pPr>
        <w:pStyle w:val="ListParagraph"/>
        <w:numPr>
          <w:ilvl w:val="0"/>
          <w:numId w:val="6"/>
        </w:numPr>
        <w:spacing w:after="0"/>
        <w:rPr>
          <w:rFonts w:cstheme="minorHAnsi"/>
          <w:sz w:val="24"/>
          <w:szCs w:val="24"/>
        </w:rPr>
      </w:pPr>
      <w:r w:rsidRPr="009372F0">
        <w:rPr>
          <w:sz w:val="24"/>
          <w:szCs w:val="24"/>
        </w:rPr>
        <w:t xml:space="preserve">Log on to the server. If you do not have a </w:t>
      </w:r>
      <w:proofErr w:type="spellStart"/>
      <w:r w:rsidRPr="009372F0">
        <w:rPr>
          <w:sz w:val="24"/>
          <w:szCs w:val="24"/>
        </w:rPr>
        <w:t>GenePattern</w:t>
      </w:r>
      <w:proofErr w:type="spellEnd"/>
      <w:r w:rsidRPr="009372F0">
        <w:rPr>
          <w:sz w:val="24"/>
          <w:szCs w:val="24"/>
        </w:rPr>
        <w:t xml:space="preserve"> ID then register </w:t>
      </w:r>
      <w:r w:rsidR="00452E36">
        <w:rPr>
          <w:sz w:val="24"/>
          <w:szCs w:val="24"/>
        </w:rPr>
        <w:t>before logging in</w:t>
      </w:r>
      <w:r w:rsidRPr="009372F0">
        <w:rPr>
          <w:sz w:val="24"/>
          <w:szCs w:val="24"/>
        </w:rPr>
        <w:t>.</w:t>
      </w:r>
    </w:p>
    <w:p w:rsidR="001669B0" w:rsidRPr="00E344DE" w:rsidRDefault="00C376F9" w:rsidP="001669B0">
      <w:pPr>
        <w:pStyle w:val="ListParagraph"/>
        <w:numPr>
          <w:ilvl w:val="0"/>
          <w:numId w:val="6"/>
        </w:numPr>
        <w:spacing w:after="0"/>
        <w:rPr>
          <w:rFonts w:cstheme="minorHAnsi"/>
          <w:sz w:val="24"/>
          <w:szCs w:val="24"/>
        </w:rPr>
      </w:pPr>
      <w:r w:rsidRPr="009372F0">
        <w:rPr>
          <w:sz w:val="24"/>
          <w:szCs w:val="24"/>
        </w:rPr>
        <w:t xml:space="preserve">Locate the </w:t>
      </w:r>
      <w:r w:rsidR="009372F0">
        <w:rPr>
          <w:sz w:val="24"/>
          <w:szCs w:val="24"/>
        </w:rPr>
        <w:t>QuaSAR</w:t>
      </w:r>
      <w:r w:rsidRPr="009372F0">
        <w:rPr>
          <w:sz w:val="24"/>
          <w:szCs w:val="24"/>
        </w:rPr>
        <w:t xml:space="preserve"> module under the</w:t>
      </w:r>
      <w:r w:rsidR="001B07A1" w:rsidRPr="009372F0">
        <w:rPr>
          <w:sz w:val="24"/>
          <w:szCs w:val="24"/>
        </w:rPr>
        <w:t xml:space="preserve"> </w:t>
      </w:r>
      <w:r w:rsidRPr="009372F0">
        <w:rPr>
          <w:sz w:val="24"/>
          <w:szCs w:val="24"/>
        </w:rPr>
        <w:t>Proteomics category on the left hand panel by scrolling down the page</w:t>
      </w:r>
      <w:r w:rsidR="00E344DE">
        <w:rPr>
          <w:sz w:val="24"/>
          <w:szCs w:val="24"/>
        </w:rPr>
        <w:t xml:space="preserve"> </w:t>
      </w:r>
      <w:r w:rsidR="00E344DE" w:rsidRPr="00E344DE">
        <w:rPr>
          <w:b/>
          <w:sz w:val="24"/>
          <w:szCs w:val="24"/>
        </w:rPr>
        <w:t>(Fig 3)</w:t>
      </w:r>
      <w:r w:rsidRPr="00E344DE">
        <w:rPr>
          <w:b/>
          <w:sz w:val="24"/>
          <w:szCs w:val="24"/>
        </w:rPr>
        <w:t>.</w:t>
      </w:r>
      <w:r w:rsidRPr="009372F0">
        <w:rPr>
          <w:sz w:val="24"/>
          <w:szCs w:val="24"/>
        </w:rPr>
        <w:t xml:space="preserve"> Click</w:t>
      </w:r>
      <w:r w:rsidR="00B575B0">
        <w:rPr>
          <w:sz w:val="24"/>
          <w:szCs w:val="24"/>
        </w:rPr>
        <w:t>ing</w:t>
      </w:r>
      <w:r w:rsidRPr="009372F0">
        <w:rPr>
          <w:sz w:val="24"/>
          <w:szCs w:val="24"/>
        </w:rPr>
        <w:t xml:space="preserve"> on the </w:t>
      </w:r>
      <w:r w:rsidR="009372F0">
        <w:rPr>
          <w:sz w:val="24"/>
          <w:szCs w:val="24"/>
        </w:rPr>
        <w:t>QuaSAR</w:t>
      </w:r>
      <w:r w:rsidRPr="009372F0">
        <w:rPr>
          <w:sz w:val="24"/>
          <w:szCs w:val="24"/>
        </w:rPr>
        <w:t xml:space="preserve"> module </w:t>
      </w:r>
      <w:r w:rsidR="00B575B0">
        <w:rPr>
          <w:sz w:val="24"/>
          <w:szCs w:val="24"/>
        </w:rPr>
        <w:t>will display the module</w:t>
      </w:r>
      <w:r w:rsidR="00AA3E0E">
        <w:rPr>
          <w:sz w:val="24"/>
          <w:szCs w:val="24"/>
        </w:rPr>
        <w:t xml:space="preserve"> </w:t>
      </w:r>
      <w:r w:rsidR="00AA3E0E" w:rsidRPr="00AA3E0E">
        <w:rPr>
          <w:b/>
          <w:sz w:val="24"/>
          <w:szCs w:val="24"/>
        </w:rPr>
        <w:t>(Fig. 4)</w:t>
      </w:r>
      <w:r w:rsidRPr="00AA3E0E">
        <w:rPr>
          <w:b/>
          <w:sz w:val="24"/>
          <w:szCs w:val="24"/>
        </w:rPr>
        <w:t>.</w:t>
      </w:r>
    </w:p>
    <w:p w:rsidR="00E344DE" w:rsidRDefault="00150CA6" w:rsidP="00E344DE">
      <w:pPr>
        <w:spacing w:after="0"/>
        <w:rPr>
          <w:rFonts w:cstheme="minorHAnsi"/>
          <w:sz w:val="24"/>
          <w:szCs w:val="24"/>
        </w:rPr>
      </w:pPr>
      <w:r w:rsidRPr="00150CA6">
        <w:rPr>
          <w:rFonts w:cstheme="minorHAnsi"/>
          <w:noProof/>
          <w:sz w:val="24"/>
          <w:szCs w:val="24"/>
        </w:rPr>
        <w:lastRenderedPageBreak/>
        <w:drawing>
          <wp:anchor distT="0" distB="0" distL="114300" distR="114300" simplePos="0" relativeHeight="251685888" behindDoc="1" locked="0" layoutInCell="1" allowOverlap="1">
            <wp:simplePos x="0" y="0"/>
            <wp:positionH relativeFrom="column">
              <wp:posOffset>171450</wp:posOffset>
            </wp:positionH>
            <wp:positionV relativeFrom="paragraph">
              <wp:posOffset>-85725</wp:posOffset>
            </wp:positionV>
            <wp:extent cx="5328920" cy="4419600"/>
            <wp:effectExtent l="19050" t="0" r="5080" b="0"/>
            <wp:wrapTight wrapText="bothSides">
              <wp:wrapPolygon edited="0">
                <wp:start x="-77" y="0"/>
                <wp:lineTo x="-77" y="21507"/>
                <wp:lineTo x="21621" y="21507"/>
                <wp:lineTo x="21621" y="0"/>
                <wp:lineTo x="-77"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r="58131" b="35224"/>
                    <a:stretch>
                      <a:fillRect/>
                    </a:stretch>
                  </pic:blipFill>
                  <pic:spPr bwMode="auto">
                    <a:xfrm>
                      <a:off x="0" y="0"/>
                      <a:ext cx="5328920" cy="4419600"/>
                    </a:xfrm>
                    <a:prstGeom prst="rect">
                      <a:avLst/>
                    </a:prstGeom>
                    <a:noFill/>
                    <a:ln w="9525">
                      <a:noFill/>
                      <a:miter lim="800000"/>
                      <a:headEnd/>
                      <a:tailEnd/>
                    </a:ln>
                  </pic:spPr>
                </pic:pic>
              </a:graphicData>
            </a:graphic>
          </wp:anchor>
        </w:drawing>
      </w:r>
    </w:p>
    <w:p w:rsidR="00E344DE" w:rsidRPr="00E344DE" w:rsidRDefault="00E344DE" w:rsidP="00E344DE">
      <w:pPr>
        <w:spacing w:after="0"/>
        <w:rPr>
          <w:rFonts w:cstheme="minorHAnsi"/>
          <w:sz w:val="24"/>
          <w:szCs w:val="24"/>
        </w:rPr>
      </w:pPr>
    </w:p>
    <w:p w:rsidR="00E344DE" w:rsidRPr="00E344DE" w:rsidRDefault="00E344DE" w:rsidP="00E344DE">
      <w:pPr>
        <w:spacing w:after="0"/>
        <w:rPr>
          <w:rFonts w:cstheme="minorHAnsi"/>
          <w:sz w:val="24"/>
          <w:szCs w:val="24"/>
        </w:rPr>
      </w:pPr>
    </w:p>
    <w:p w:rsidR="000F6CF9" w:rsidRPr="000F6CF9" w:rsidRDefault="000F6CF9" w:rsidP="000F6CF9">
      <w:pPr>
        <w:pStyle w:val="ListParagraph"/>
        <w:spacing w:after="0"/>
        <w:rPr>
          <w:rFonts w:cstheme="minorHAnsi"/>
          <w:sz w:val="24"/>
          <w:szCs w:val="24"/>
        </w:rPr>
      </w:pPr>
    </w:p>
    <w:p w:rsidR="001669B0" w:rsidRPr="00AA3E0E" w:rsidRDefault="007360B7" w:rsidP="001669B0">
      <w:pPr>
        <w:pStyle w:val="ListParagraph"/>
        <w:numPr>
          <w:ilvl w:val="0"/>
          <w:numId w:val="6"/>
        </w:numPr>
        <w:spacing w:after="0"/>
        <w:rPr>
          <w:rFonts w:cstheme="minorHAnsi"/>
          <w:sz w:val="24"/>
          <w:szCs w:val="24"/>
        </w:rPr>
      </w:pPr>
      <w:r>
        <w:rPr>
          <w:rFonts w:cstheme="minorHAnsi"/>
          <w:noProof/>
          <w:sz w:val="24"/>
          <w:szCs w:val="24"/>
        </w:rPr>
        <w:pict>
          <v:shape id="_x0000_s1038" type="#_x0000_t202" style="position:absolute;left:0;text-align:left;margin-left:169.7pt;margin-top:-83.2pt;width:206.8pt;height:43.2pt;z-index:251684864;mso-width-relative:margin;mso-height-relative:margin" filled="f" fillcolor="#c0504d [3205]" strokecolor="red" strokeweight="3pt">
            <v:shadow on="t" type="perspective" color="#622423 [1605]" opacity=".5" offset="1pt" offset2="-1pt"/>
            <v:textbox style="mso-next-textbox:#_x0000_s1038">
              <w:txbxContent>
                <w:p w:rsidR="00E344DE" w:rsidRPr="00CC0F74" w:rsidRDefault="00E344DE" w:rsidP="00E344DE">
                  <w:pPr>
                    <w:jc w:val="center"/>
                    <w:rPr>
                      <w:sz w:val="24"/>
                      <w:szCs w:val="24"/>
                    </w:rPr>
                  </w:pPr>
                  <w:proofErr w:type="gramStart"/>
                  <w:r w:rsidRPr="00E344DE">
                    <w:rPr>
                      <w:b/>
                      <w:sz w:val="24"/>
                      <w:szCs w:val="24"/>
                    </w:rPr>
                    <w:t>Fig. 3.</w:t>
                  </w:r>
                  <w:proofErr w:type="gramEnd"/>
                  <w:r>
                    <w:rPr>
                      <w:b/>
                      <w:sz w:val="24"/>
                      <w:szCs w:val="24"/>
                    </w:rPr>
                    <w:t xml:space="preserve">   </w:t>
                  </w:r>
                  <w:r>
                    <w:rPr>
                      <w:sz w:val="24"/>
                      <w:szCs w:val="24"/>
                    </w:rPr>
                    <w:t xml:space="preserve">The QuaSAR module located on the </w:t>
                  </w:r>
                  <w:proofErr w:type="spellStart"/>
                  <w:r>
                    <w:rPr>
                      <w:sz w:val="24"/>
                      <w:szCs w:val="24"/>
                    </w:rPr>
                    <w:t>GenePattern</w:t>
                  </w:r>
                  <w:proofErr w:type="spellEnd"/>
                  <w:r>
                    <w:rPr>
                      <w:sz w:val="24"/>
                      <w:szCs w:val="24"/>
                    </w:rPr>
                    <w:t xml:space="preserve"> page</w:t>
                  </w:r>
                </w:p>
              </w:txbxContent>
            </v:textbox>
          </v:shape>
        </w:pict>
      </w:r>
      <w:r>
        <w:rPr>
          <w:rFonts w:cstheme="minorHAnsi"/>
          <w:noProof/>
          <w:sz w:val="24"/>
          <w:szCs w:val="24"/>
        </w:rPr>
        <w:pict>
          <v:shapetype id="_x0000_t32" coordsize="21600,21600" o:spt="32" o:oned="t" path="m,l21600,21600e" filled="f">
            <v:path arrowok="t" fillok="f" o:connecttype="none"/>
            <o:lock v:ext="edit" shapetype="t"/>
          </v:shapetype>
          <v:shape id="_x0000_s1036" type="#_x0000_t32" style="position:absolute;left:0;text-align:left;margin-left:66.9pt;margin-top:-61.6pt;width:102.8pt;height:.05pt;flip:x;z-index:251683840" o:connectortype="straight" strokecolor="red" strokeweight="3pt">
            <v:stroke endarrow="block"/>
            <v:shadow type="perspective" color="#622423 [1605]" opacity=".5" offset="1pt" offset2="-1pt"/>
          </v:shape>
        </w:pict>
      </w:r>
      <w:r w:rsidR="00C376F9" w:rsidRPr="009372F0">
        <w:rPr>
          <w:sz w:val="24"/>
          <w:szCs w:val="24"/>
        </w:rPr>
        <w:t xml:space="preserve">You will now be on the </w:t>
      </w:r>
      <w:r w:rsidR="009372F0">
        <w:rPr>
          <w:sz w:val="24"/>
          <w:szCs w:val="24"/>
        </w:rPr>
        <w:t>QuaSAR</w:t>
      </w:r>
      <w:r w:rsidR="00C376F9" w:rsidRPr="009372F0">
        <w:rPr>
          <w:sz w:val="24"/>
          <w:szCs w:val="24"/>
        </w:rPr>
        <w:t xml:space="preserve"> module page. </w:t>
      </w:r>
      <w:r w:rsidR="00CC0F74" w:rsidRPr="009372F0">
        <w:rPr>
          <w:sz w:val="24"/>
          <w:szCs w:val="24"/>
        </w:rPr>
        <w:t xml:space="preserve">You will need to input the </w:t>
      </w:r>
      <w:r w:rsidR="00CC0F74" w:rsidRPr="009372F0">
        <w:rPr>
          <w:b/>
          <w:sz w:val="24"/>
          <w:szCs w:val="24"/>
        </w:rPr>
        <w:t>Skyline Export file</w:t>
      </w:r>
      <w:r w:rsidR="00CC0F74" w:rsidRPr="009372F0">
        <w:rPr>
          <w:sz w:val="24"/>
          <w:szCs w:val="24"/>
        </w:rPr>
        <w:t xml:space="preserve"> and </w:t>
      </w:r>
      <w:r w:rsidR="00CC0F74" w:rsidRPr="009372F0">
        <w:rPr>
          <w:b/>
          <w:sz w:val="24"/>
          <w:szCs w:val="24"/>
        </w:rPr>
        <w:t>Concentration and Sample Grouping Map file</w:t>
      </w:r>
      <w:r w:rsidR="00CC0F74" w:rsidRPr="009372F0">
        <w:rPr>
          <w:sz w:val="24"/>
          <w:szCs w:val="24"/>
        </w:rPr>
        <w:t xml:space="preserve"> into QuaSAR. </w:t>
      </w:r>
    </w:p>
    <w:p w:rsidR="001669B0" w:rsidRPr="00AA3E0E" w:rsidRDefault="00CC0F74" w:rsidP="001669B0">
      <w:pPr>
        <w:pStyle w:val="ListParagraph"/>
        <w:numPr>
          <w:ilvl w:val="0"/>
          <w:numId w:val="6"/>
        </w:numPr>
        <w:spacing w:after="0"/>
        <w:rPr>
          <w:rFonts w:cstheme="minorHAnsi"/>
          <w:sz w:val="24"/>
          <w:szCs w:val="24"/>
        </w:rPr>
      </w:pPr>
      <w:r w:rsidRPr="00B04E9F">
        <w:rPr>
          <w:sz w:val="24"/>
          <w:szCs w:val="24"/>
        </w:rPr>
        <w:t xml:space="preserve">To </w:t>
      </w:r>
      <w:r w:rsidR="00B575B0" w:rsidRPr="00B04E9F">
        <w:rPr>
          <w:sz w:val="24"/>
          <w:szCs w:val="24"/>
        </w:rPr>
        <w:t>specify</w:t>
      </w:r>
      <w:r w:rsidRPr="00B04E9F">
        <w:rPr>
          <w:sz w:val="24"/>
          <w:szCs w:val="24"/>
        </w:rPr>
        <w:t xml:space="preserve"> the </w:t>
      </w:r>
      <w:r w:rsidR="00B04E9F" w:rsidRPr="001343F4">
        <w:rPr>
          <w:rFonts w:cstheme="minorHAnsi"/>
          <w:b/>
          <w:sz w:val="24"/>
          <w:szCs w:val="24"/>
        </w:rPr>
        <w:t>sk</w:t>
      </w:r>
      <w:r w:rsidRPr="001343F4">
        <w:rPr>
          <w:rFonts w:cstheme="minorHAnsi"/>
          <w:b/>
          <w:sz w:val="24"/>
          <w:szCs w:val="24"/>
        </w:rPr>
        <w:t>yline file</w:t>
      </w:r>
      <w:r w:rsidRPr="00B04E9F">
        <w:rPr>
          <w:sz w:val="24"/>
          <w:szCs w:val="24"/>
        </w:rPr>
        <w:t xml:space="preserve"> click </w:t>
      </w:r>
      <w:r w:rsidR="00B575B0" w:rsidRPr="00B04E9F">
        <w:rPr>
          <w:sz w:val="24"/>
          <w:szCs w:val="24"/>
        </w:rPr>
        <w:t>o</w:t>
      </w:r>
      <w:r w:rsidR="004123F9">
        <w:rPr>
          <w:sz w:val="24"/>
          <w:szCs w:val="24"/>
        </w:rPr>
        <w:t>Z</w:t>
      </w:r>
      <w:r w:rsidR="00B575B0" w:rsidRPr="00B04E9F">
        <w:rPr>
          <w:sz w:val="24"/>
          <w:szCs w:val="24"/>
        </w:rPr>
        <w:t xml:space="preserve">n </w:t>
      </w:r>
      <w:r w:rsidRPr="00B04E9F">
        <w:rPr>
          <w:sz w:val="24"/>
          <w:szCs w:val="24"/>
        </w:rPr>
        <w:t>the Choose File button</w:t>
      </w:r>
      <w:r w:rsidR="00B04E9F" w:rsidRPr="00B04E9F">
        <w:rPr>
          <w:sz w:val="24"/>
          <w:szCs w:val="24"/>
        </w:rPr>
        <w:t xml:space="preserve"> to invoke the file navigator</w:t>
      </w:r>
      <w:r w:rsidRPr="00B04E9F">
        <w:rPr>
          <w:sz w:val="24"/>
          <w:szCs w:val="24"/>
        </w:rPr>
        <w:t xml:space="preserve">. Locate and select the </w:t>
      </w:r>
      <w:r w:rsidRPr="00B04E9F">
        <w:rPr>
          <w:rFonts w:ascii="Courier New" w:hAnsi="Courier New" w:cs="Courier New"/>
          <w:sz w:val="24"/>
          <w:szCs w:val="24"/>
        </w:rPr>
        <w:t xml:space="preserve">Skyline </w:t>
      </w:r>
      <w:r w:rsidR="00B04E9F" w:rsidRPr="00B04E9F">
        <w:rPr>
          <w:rFonts w:ascii="Courier New" w:hAnsi="Courier New" w:cs="Courier New"/>
          <w:sz w:val="24"/>
          <w:szCs w:val="24"/>
        </w:rPr>
        <w:t>Data - T</w:t>
      </w:r>
      <w:r w:rsidRPr="00B04E9F">
        <w:rPr>
          <w:rFonts w:ascii="Courier New" w:hAnsi="Courier New" w:cs="Courier New"/>
          <w:sz w:val="24"/>
          <w:szCs w:val="24"/>
        </w:rPr>
        <w:t>utorial</w:t>
      </w:r>
      <w:r w:rsidR="00B04E9F" w:rsidRPr="00B04E9F">
        <w:rPr>
          <w:rFonts w:ascii="Courier New" w:hAnsi="Courier New" w:cs="Courier New"/>
          <w:sz w:val="24"/>
          <w:szCs w:val="24"/>
        </w:rPr>
        <w:t>.csv</w:t>
      </w:r>
      <w:r w:rsidRPr="00B04E9F">
        <w:rPr>
          <w:sz w:val="24"/>
          <w:szCs w:val="24"/>
        </w:rPr>
        <w:t xml:space="preserve"> file. </w:t>
      </w:r>
      <w:r w:rsidR="00B575B0" w:rsidRPr="00B04E9F">
        <w:rPr>
          <w:sz w:val="24"/>
          <w:szCs w:val="24"/>
        </w:rPr>
        <w:t xml:space="preserve">Click OK to </w:t>
      </w:r>
      <w:r w:rsidR="00B575B0" w:rsidRPr="00A67CA7">
        <w:rPr>
          <w:sz w:val="24"/>
          <w:szCs w:val="24"/>
        </w:rPr>
        <w:t>close the file navigator and</w:t>
      </w:r>
      <w:r w:rsidRPr="00A67CA7">
        <w:rPr>
          <w:sz w:val="24"/>
          <w:szCs w:val="24"/>
        </w:rPr>
        <w:t xml:space="preserve"> proceed back to the </w:t>
      </w:r>
      <w:r w:rsidR="009372F0" w:rsidRPr="00A67CA7">
        <w:rPr>
          <w:sz w:val="24"/>
          <w:szCs w:val="24"/>
        </w:rPr>
        <w:t>QuaSAR</w:t>
      </w:r>
      <w:r w:rsidRPr="00A67CA7">
        <w:rPr>
          <w:sz w:val="24"/>
          <w:szCs w:val="24"/>
        </w:rPr>
        <w:t xml:space="preserve"> module page</w:t>
      </w:r>
      <w:r w:rsidR="00B04E9F" w:rsidRPr="00A67CA7">
        <w:rPr>
          <w:sz w:val="24"/>
          <w:szCs w:val="24"/>
        </w:rPr>
        <w:t>.</w:t>
      </w:r>
      <w:r w:rsidRPr="00A67CA7">
        <w:rPr>
          <w:sz w:val="24"/>
          <w:szCs w:val="24"/>
        </w:rPr>
        <w:t xml:space="preserve"> </w:t>
      </w:r>
    </w:p>
    <w:p w:rsidR="001669B0" w:rsidRPr="00AA3E0E" w:rsidRDefault="00CC0F74" w:rsidP="001669B0">
      <w:pPr>
        <w:pStyle w:val="ListParagraph"/>
        <w:numPr>
          <w:ilvl w:val="0"/>
          <w:numId w:val="6"/>
        </w:numPr>
        <w:spacing w:after="0"/>
        <w:rPr>
          <w:rFonts w:cstheme="minorHAnsi"/>
          <w:sz w:val="24"/>
          <w:szCs w:val="24"/>
        </w:rPr>
      </w:pPr>
      <w:r w:rsidRPr="00A67CA7">
        <w:rPr>
          <w:sz w:val="24"/>
          <w:szCs w:val="24"/>
        </w:rPr>
        <w:t xml:space="preserve"> </w:t>
      </w:r>
      <w:r w:rsidR="00A67CA7" w:rsidRPr="00A67CA7">
        <w:rPr>
          <w:sz w:val="24"/>
          <w:szCs w:val="24"/>
        </w:rPr>
        <w:t xml:space="preserve">To specify </w:t>
      </w:r>
      <w:r w:rsidRPr="00A67CA7">
        <w:rPr>
          <w:sz w:val="24"/>
          <w:szCs w:val="24"/>
        </w:rPr>
        <w:t xml:space="preserve">the </w:t>
      </w:r>
      <w:r w:rsidRPr="00BC5C43">
        <w:rPr>
          <w:rFonts w:cstheme="minorHAnsi"/>
          <w:b/>
          <w:sz w:val="24"/>
          <w:szCs w:val="24"/>
        </w:rPr>
        <w:t>concentration</w:t>
      </w:r>
      <w:r w:rsidR="00A67CA7" w:rsidRPr="00BC5C43">
        <w:rPr>
          <w:rFonts w:cstheme="minorHAnsi"/>
          <w:b/>
          <w:sz w:val="24"/>
          <w:szCs w:val="24"/>
        </w:rPr>
        <w:t xml:space="preserve"> file</w:t>
      </w:r>
      <w:r w:rsidR="007917A9">
        <w:rPr>
          <w:rFonts w:ascii="Courier New" w:hAnsi="Courier New" w:cs="Courier New"/>
          <w:sz w:val="24"/>
          <w:szCs w:val="24"/>
        </w:rPr>
        <w:t xml:space="preserve"> </w:t>
      </w:r>
      <w:r w:rsidRPr="00A67CA7">
        <w:rPr>
          <w:sz w:val="24"/>
          <w:szCs w:val="24"/>
        </w:rPr>
        <w:t>click</w:t>
      </w:r>
      <w:r w:rsidR="00A67CA7" w:rsidRPr="00A67CA7">
        <w:rPr>
          <w:sz w:val="24"/>
          <w:szCs w:val="24"/>
        </w:rPr>
        <w:t xml:space="preserve"> on</w:t>
      </w:r>
      <w:r w:rsidRPr="00A67CA7">
        <w:rPr>
          <w:sz w:val="24"/>
          <w:szCs w:val="24"/>
        </w:rPr>
        <w:t xml:space="preserve"> the Choose File button</w:t>
      </w:r>
      <w:r w:rsidR="00A67CA7" w:rsidRPr="00A67CA7">
        <w:rPr>
          <w:sz w:val="24"/>
          <w:szCs w:val="24"/>
        </w:rPr>
        <w:t xml:space="preserve"> to invoke the file navigator</w:t>
      </w:r>
      <w:r w:rsidRPr="00A67CA7">
        <w:rPr>
          <w:sz w:val="24"/>
          <w:szCs w:val="24"/>
        </w:rPr>
        <w:t xml:space="preserve">. Locate and select the </w:t>
      </w:r>
      <w:r w:rsidR="009372F0" w:rsidRPr="00A67CA7">
        <w:rPr>
          <w:rFonts w:ascii="Courier New" w:hAnsi="Courier New" w:cs="Courier New"/>
          <w:sz w:val="24"/>
          <w:szCs w:val="24"/>
        </w:rPr>
        <w:t>Concentration and Sample Grouping Map</w:t>
      </w:r>
      <w:r w:rsidR="00A67CA7" w:rsidRPr="00A67CA7">
        <w:rPr>
          <w:rFonts w:ascii="Courier New" w:hAnsi="Courier New" w:cs="Courier New"/>
          <w:sz w:val="24"/>
          <w:szCs w:val="24"/>
        </w:rPr>
        <w:t xml:space="preserve"> -</w:t>
      </w:r>
      <w:r w:rsidR="009372F0" w:rsidRPr="00A67CA7">
        <w:rPr>
          <w:rFonts w:ascii="Courier New" w:hAnsi="Courier New" w:cs="Courier New"/>
          <w:sz w:val="24"/>
          <w:szCs w:val="24"/>
        </w:rPr>
        <w:t xml:space="preserve"> </w:t>
      </w:r>
      <w:r w:rsidR="00A67CA7" w:rsidRPr="00A67CA7">
        <w:rPr>
          <w:rFonts w:ascii="Courier New" w:hAnsi="Courier New" w:cs="Courier New"/>
          <w:sz w:val="24"/>
          <w:szCs w:val="24"/>
        </w:rPr>
        <w:t>T</w:t>
      </w:r>
      <w:r w:rsidRPr="00A67CA7">
        <w:rPr>
          <w:rFonts w:ascii="Courier New" w:hAnsi="Courier New" w:cs="Courier New"/>
          <w:sz w:val="24"/>
          <w:szCs w:val="24"/>
        </w:rPr>
        <w:t>utorial</w:t>
      </w:r>
      <w:r w:rsidR="00A67CA7" w:rsidRPr="00A67CA7">
        <w:rPr>
          <w:rFonts w:ascii="Courier New" w:hAnsi="Courier New" w:cs="Courier New"/>
          <w:sz w:val="24"/>
          <w:szCs w:val="24"/>
        </w:rPr>
        <w:t>.csv</w:t>
      </w:r>
      <w:r w:rsidRPr="00A67CA7">
        <w:rPr>
          <w:sz w:val="24"/>
          <w:szCs w:val="24"/>
        </w:rPr>
        <w:t xml:space="preserve"> file.</w:t>
      </w:r>
      <w:r w:rsidR="007917A9">
        <w:rPr>
          <w:sz w:val="24"/>
          <w:szCs w:val="24"/>
        </w:rPr>
        <w:t xml:space="preserve"> Click OK</w:t>
      </w:r>
      <w:r w:rsidR="00A67CA7" w:rsidRPr="00A67CA7">
        <w:rPr>
          <w:sz w:val="24"/>
          <w:szCs w:val="24"/>
        </w:rPr>
        <w:t xml:space="preserve"> to close the file navigator and </w:t>
      </w:r>
      <w:r w:rsidRPr="00A67CA7">
        <w:rPr>
          <w:sz w:val="24"/>
          <w:szCs w:val="24"/>
        </w:rPr>
        <w:t xml:space="preserve">proceed back to the </w:t>
      </w:r>
      <w:r w:rsidR="009372F0" w:rsidRPr="00A67CA7">
        <w:rPr>
          <w:sz w:val="24"/>
          <w:szCs w:val="24"/>
        </w:rPr>
        <w:t>QuaSAR</w:t>
      </w:r>
      <w:r w:rsidRPr="00A67CA7">
        <w:rPr>
          <w:sz w:val="24"/>
          <w:szCs w:val="24"/>
        </w:rPr>
        <w:t xml:space="preserve"> module page</w:t>
      </w:r>
      <w:r w:rsidR="00A67CA7" w:rsidRPr="00A67CA7">
        <w:rPr>
          <w:sz w:val="24"/>
          <w:szCs w:val="24"/>
        </w:rPr>
        <w:t>.</w:t>
      </w:r>
      <w:r w:rsidRPr="00A67CA7">
        <w:rPr>
          <w:sz w:val="24"/>
          <w:szCs w:val="24"/>
        </w:rPr>
        <w:t xml:space="preserve"> </w:t>
      </w:r>
    </w:p>
    <w:p w:rsidR="001669B0" w:rsidRPr="00AA3E0E" w:rsidRDefault="00A67CA7" w:rsidP="001669B0">
      <w:pPr>
        <w:pStyle w:val="ListParagraph"/>
        <w:numPr>
          <w:ilvl w:val="0"/>
          <w:numId w:val="6"/>
        </w:numPr>
        <w:spacing w:after="0"/>
        <w:rPr>
          <w:rFonts w:cstheme="minorHAnsi"/>
          <w:sz w:val="24"/>
          <w:szCs w:val="24"/>
        </w:rPr>
      </w:pPr>
      <w:r w:rsidRPr="00A67CA7">
        <w:rPr>
          <w:rFonts w:cstheme="minorHAnsi"/>
          <w:sz w:val="24"/>
          <w:szCs w:val="24"/>
        </w:rPr>
        <w:t>Enter "Tutorial" in</w:t>
      </w:r>
      <w:r w:rsidR="00B04E9F" w:rsidRPr="00A67CA7">
        <w:rPr>
          <w:rFonts w:cstheme="minorHAnsi"/>
          <w:sz w:val="24"/>
          <w:szCs w:val="24"/>
        </w:rPr>
        <w:t xml:space="preserve"> the </w:t>
      </w:r>
      <w:r w:rsidR="00B04E9F" w:rsidRPr="001343F4">
        <w:rPr>
          <w:rFonts w:cstheme="minorHAnsi"/>
          <w:b/>
          <w:sz w:val="24"/>
          <w:szCs w:val="24"/>
        </w:rPr>
        <w:t>title</w:t>
      </w:r>
      <w:r w:rsidRPr="00A67CA7">
        <w:rPr>
          <w:rFonts w:cstheme="minorHAnsi"/>
          <w:sz w:val="24"/>
          <w:szCs w:val="24"/>
        </w:rPr>
        <w:t xml:space="preserve"> field</w:t>
      </w:r>
      <w:r w:rsidR="00B04E9F" w:rsidRPr="00A67CA7">
        <w:rPr>
          <w:rFonts w:cstheme="minorHAnsi"/>
          <w:sz w:val="24"/>
          <w:szCs w:val="24"/>
        </w:rPr>
        <w:t>.</w:t>
      </w:r>
    </w:p>
    <w:p w:rsidR="009372F0" w:rsidRDefault="009372F0" w:rsidP="00D255B8">
      <w:pPr>
        <w:pStyle w:val="ListParagraph"/>
        <w:numPr>
          <w:ilvl w:val="0"/>
          <w:numId w:val="6"/>
        </w:numPr>
        <w:spacing w:after="0"/>
        <w:rPr>
          <w:rFonts w:cstheme="minorHAnsi"/>
          <w:sz w:val="24"/>
          <w:szCs w:val="24"/>
        </w:rPr>
      </w:pPr>
      <w:r w:rsidRPr="009E3D0C">
        <w:rPr>
          <w:rFonts w:cstheme="minorHAnsi"/>
          <w:sz w:val="24"/>
          <w:szCs w:val="24"/>
        </w:rPr>
        <w:t xml:space="preserve">For this tutorial you will </w:t>
      </w:r>
      <w:r w:rsidR="001343F4" w:rsidRPr="009E3D0C">
        <w:rPr>
          <w:rFonts w:cstheme="minorHAnsi"/>
          <w:sz w:val="24"/>
          <w:szCs w:val="24"/>
        </w:rPr>
        <w:t>leave</w:t>
      </w:r>
      <w:r w:rsidRPr="009E3D0C">
        <w:rPr>
          <w:rFonts w:cstheme="minorHAnsi"/>
          <w:sz w:val="24"/>
          <w:szCs w:val="24"/>
        </w:rPr>
        <w:t xml:space="preserve"> the rest of the options</w:t>
      </w:r>
      <w:r w:rsidR="001343F4" w:rsidRPr="009E3D0C">
        <w:rPr>
          <w:rFonts w:cstheme="minorHAnsi"/>
          <w:sz w:val="24"/>
          <w:szCs w:val="24"/>
        </w:rPr>
        <w:t xml:space="preserve"> in their default settings</w:t>
      </w:r>
      <w:r w:rsidRPr="009E3D0C">
        <w:rPr>
          <w:rFonts w:cstheme="minorHAnsi"/>
          <w:sz w:val="24"/>
          <w:szCs w:val="24"/>
        </w:rPr>
        <w:t xml:space="preserve">. If you wish to find out </w:t>
      </w:r>
      <w:r w:rsidR="009E3D0C" w:rsidRPr="009E3D0C">
        <w:rPr>
          <w:rFonts w:cstheme="minorHAnsi"/>
          <w:sz w:val="24"/>
          <w:szCs w:val="24"/>
        </w:rPr>
        <w:t>more information about</w:t>
      </w:r>
      <w:r w:rsidRPr="009E3D0C">
        <w:rPr>
          <w:rFonts w:cstheme="minorHAnsi"/>
          <w:sz w:val="24"/>
          <w:szCs w:val="24"/>
        </w:rPr>
        <w:t xml:space="preserve"> </w:t>
      </w:r>
      <w:r w:rsidR="007917A9">
        <w:rPr>
          <w:rFonts w:cstheme="minorHAnsi"/>
          <w:sz w:val="24"/>
          <w:szCs w:val="24"/>
        </w:rPr>
        <w:t>the many</w:t>
      </w:r>
      <w:r w:rsidRPr="009E3D0C">
        <w:rPr>
          <w:rFonts w:cstheme="minorHAnsi"/>
          <w:sz w:val="24"/>
          <w:szCs w:val="24"/>
        </w:rPr>
        <w:t xml:space="preserve"> options provide</w:t>
      </w:r>
      <w:r w:rsidR="007917A9">
        <w:rPr>
          <w:rFonts w:cstheme="minorHAnsi"/>
          <w:sz w:val="24"/>
          <w:szCs w:val="24"/>
        </w:rPr>
        <w:t>d</w:t>
      </w:r>
      <w:r w:rsidR="00A67CA7" w:rsidRPr="009E3D0C">
        <w:rPr>
          <w:rFonts w:cstheme="minorHAnsi"/>
          <w:sz w:val="24"/>
          <w:szCs w:val="24"/>
        </w:rPr>
        <w:t xml:space="preserve"> click</w:t>
      </w:r>
      <w:r w:rsidRPr="009E3D0C">
        <w:rPr>
          <w:rFonts w:cstheme="minorHAnsi"/>
          <w:sz w:val="24"/>
          <w:szCs w:val="24"/>
        </w:rPr>
        <w:t xml:space="preserve"> </w:t>
      </w:r>
      <w:r w:rsidR="00A67CA7" w:rsidRPr="009E3D0C">
        <w:rPr>
          <w:rFonts w:cstheme="minorHAnsi"/>
          <w:sz w:val="24"/>
          <w:szCs w:val="24"/>
        </w:rPr>
        <w:t>the</w:t>
      </w:r>
      <w:r w:rsidR="009E3D0C" w:rsidRPr="009E3D0C">
        <w:rPr>
          <w:rFonts w:cstheme="minorHAnsi"/>
          <w:sz w:val="24"/>
          <w:szCs w:val="24"/>
        </w:rPr>
        <w:t xml:space="preserve"> </w:t>
      </w:r>
      <w:r w:rsidR="00A67CA7" w:rsidRPr="009E3D0C">
        <w:rPr>
          <w:rFonts w:cstheme="minorHAnsi"/>
          <w:b/>
          <w:sz w:val="24"/>
          <w:szCs w:val="24"/>
        </w:rPr>
        <w:t>help</w:t>
      </w:r>
      <w:r w:rsidR="00A67CA7" w:rsidRPr="009E3D0C">
        <w:rPr>
          <w:rFonts w:cstheme="minorHAnsi"/>
          <w:sz w:val="24"/>
          <w:szCs w:val="24"/>
        </w:rPr>
        <w:t xml:space="preserve"> button in the top right of</w:t>
      </w:r>
      <w:r w:rsidR="009E3D0C" w:rsidRPr="009E3D0C">
        <w:rPr>
          <w:rFonts w:cstheme="minorHAnsi"/>
          <w:sz w:val="24"/>
          <w:szCs w:val="24"/>
        </w:rPr>
        <w:t xml:space="preserve"> the module</w:t>
      </w:r>
      <w:r w:rsidR="007917A9">
        <w:rPr>
          <w:rFonts w:cstheme="minorHAnsi"/>
          <w:sz w:val="24"/>
          <w:szCs w:val="24"/>
        </w:rPr>
        <w:t xml:space="preserve"> page</w:t>
      </w:r>
      <w:r w:rsidR="00A67CA7" w:rsidRPr="009E3D0C">
        <w:rPr>
          <w:rFonts w:cstheme="minorHAnsi"/>
          <w:sz w:val="24"/>
          <w:szCs w:val="24"/>
        </w:rPr>
        <w:t xml:space="preserve">. </w:t>
      </w:r>
    </w:p>
    <w:p w:rsidR="00AA3E0E" w:rsidRPr="00AA3E0E" w:rsidRDefault="00AA3E0E" w:rsidP="00AA3E0E">
      <w:pPr>
        <w:spacing w:after="0"/>
        <w:rPr>
          <w:rFonts w:cstheme="minorHAnsi"/>
          <w:sz w:val="24"/>
          <w:szCs w:val="24"/>
        </w:rPr>
      </w:pPr>
    </w:p>
    <w:p w:rsidR="003804C6" w:rsidRDefault="003804C6" w:rsidP="009E3D0C">
      <w:pPr>
        <w:spacing w:after="0"/>
        <w:rPr>
          <w:rFonts w:cstheme="minorHAnsi"/>
          <w:sz w:val="24"/>
          <w:szCs w:val="24"/>
        </w:rPr>
      </w:pPr>
    </w:p>
    <w:p w:rsidR="003804C6" w:rsidRDefault="003804C6" w:rsidP="009E3D0C">
      <w:pPr>
        <w:spacing w:after="0"/>
        <w:rPr>
          <w:rFonts w:cstheme="minorHAnsi"/>
          <w:sz w:val="24"/>
          <w:szCs w:val="24"/>
        </w:rPr>
      </w:pPr>
    </w:p>
    <w:p w:rsidR="009E3D0C" w:rsidRPr="009E3D0C" w:rsidRDefault="007360B7" w:rsidP="009E3D0C">
      <w:pPr>
        <w:spacing w:after="0"/>
        <w:rPr>
          <w:rFonts w:cstheme="minorHAnsi"/>
          <w:sz w:val="24"/>
          <w:szCs w:val="24"/>
          <w:highlight w:val="yellow"/>
        </w:rPr>
      </w:pPr>
      <w:r>
        <w:rPr>
          <w:rFonts w:cstheme="minorHAnsi"/>
          <w:noProof/>
          <w:sz w:val="24"/>
          <w:szCs w:val="24"/>
        </w:rPr>
        <w:lastRenderedPageBreak/>
        <w:pict>
          <v:shape id="_x0000_s1040" type="#_x0000_t202" style="position:absolute;margin-left:52.25pt;margin-top:266.65pt;width:358.3pt;height:45.35pt;z-index:251686912;mso-width-relative:margin;mso-height-relative:margin" strokeweight="1pt">
            <v:textbox style="mso-next-textbox:#_x0000_s1040">
              <w:txbxContent>
                <w:p w:rsidR="00775862" w:rsidRPr="00CC0F74" w:rsidRDefault="00775862" w:rsidP="00775862">
                  <w:pPr>
                    <w:jc w:val="center"/>
                    <w:rPr>
                      <w:sz w:val="24"/>
                      <w:szCs w:val="24"/>
                    </w:rPr>
                  </w:pPr>
                  <w:proofErr w:type="gramStart"/>
                  <w:r w:rsidRPr="00AA3E0E">
                    <w:rPr>
                      <w:b/>
                      <w:sz w:val="24"/>
                      <w:szCs w:val="24"/>
                    </w:rPr>
                    <w:t>Fig. 4.</w:t>
                  </w:r>
                  <w:proofErr w:type="gramEnd"/>
                  <w:r>
                    <w:rPr>
                      <w:sz w:val="24"/>
                      <w:szCs w:val="24"/>
                    </w:rPr>
                    <w:t xml:space="preserve">  </w:t>
                  </w:r>
                  <w:proofErr w:type="gramStart"/>
                  <w:r>
                    <w:rPr>
                      <w:sz w:val="24"/>
                      <w:szCs w:val="24"/>
                    </w:rPr>
                    <w:t>The QuaSAR Module.</w:t>
                  </w:r>
                  <w:proofErr w:type="gramEnd"/>
                  <w:r>
                    <w:rPr>
                      <w:sz w:val="24"/>
                      <w:szCs w:val="24"/>
                    </w:rPr>
                    <w:t xml:space="preserve"> Setup is finished and QuaSAR is ready to run. The </w:t>
                  </w:r>
                  <w:r w:rsidRPr="00D614E5">
                    <w:rPr>
                      <w:b/>
                      <w:sz w:val="24"/>
                      <w:szCs w:val="24"/>
                    </w:rPr>
                    <w:t>help</w:t>
                  </w:r>
                  <w:r>
                    <w:rPr>
                      <w:sz w:val="24"/>
                      <w:szCs w:val="24"/>
                    </w:rPr>
                    <w:t xml:space="preserve"> button is circled in the top right.</w:t>
                  </w:r>
                </w:p>
              </w:txbxContent>
            </v:textbox>
          </v:shape>
        </w:pict>
      </w:r>
      <w:r>
        <w:rPr>
          <w:rFonts w:cstheme="minorHAnsi"/>
          <w:noProof/>
          <w:sz w:val="24"/>
          <w:szCs w:val="24"/>
        </w:rPr>
        <w:pict>
          <v:oval id="_x0000_s1028" style="position:absolute;margin-left:480.4pt;margin-top:-314.6pt;width:20.55pt;height:21.35pt;z-index:251673600" filled="f" fillcolor="#c0504d [3205]" strokecolor="red" strokeweight="3pt">
            <v:shadow on="t" type="perspective" color="#622423 [1605]" opacity=".5" offset="1pt" offset2="-1pt"/>
          </v:oval>
        </w:pict>
      </w:r>
      <w:r w:rsidR="003804C6">
        <w:rPr>
          <w:rFonts w:cstheme="minorHAnsi"/>
          <w:noProof/>
          <w:sz w:val="24"/>
          <w:szCs w:val="24"/>
        </w:rPr>
        <w:drawing>
          <wp:anchor distT="0" distB="0" distL="114300" distR="114300" simplePos="0" relativeHeight="251672576" behindDoc="1" locked="0" layoutInCell="1" allowOverlap="1">
            <wp:simplePos x="0" y="0"/>
            <wp:positionH relativeFrom="column">
              <wp:posOffset>-657225</wp:posOffset>
            </wp:positionH>
            <wp:positionV relativeFrom="paragraph">
              <wp:posOffset>4152900</wp:posOffset>
            </wp:positionV>
            <wp:extent cx="7200900" cy="3219450"/>
            <wp:effectExtent l="19050" t="0" r="0" b="0"/>
            <wp:wrapSquare wrapText="bothSides"/>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15596" t="45799" r="19314"/>
                    <a:stretch>
                      <a:fillRect/>
                    </a:stretch>
                  </pic:blipFill>
                  <pic:spPr bwMode="auto">
                    <a:xfrm>
                      <a:off x="0" y="0"/>
                      <a:ext cx="7200900" cy="3219450"/>
                    </a:xfrm>
                    <a:prstGeom prst="rect">
                      <a:avLst/>
                    </a:prstGeom>
                    <a:noFill/>
                    <a:ln w="9525">
                      <a:noFill/>
                      <a:miter lim="800000"/>
                      <a:headEnd/>
                      <a:tailEnd/>
                    </a:ln>
                  </pic:spPr>
                </pic:pic>
              </a:graphicData>
            </a:graphic>
          </wp:anchor>
        </w:drawing>
      </w:r>
      <w:r w:rsidR="003804C6">
        <w:rPr>
          <w:rFonts w:cstheme="minorHAnsi"/>
          <w:noProof/>
          <w:sz w:val="24"/>
          <w:szCs w:val="24"/>
        </w:rPr>
        <w:drawing>
          <wp:anchor distT="0" distB="0" distL="114300" distR="114300" simplePos="0" relativeHeight="251657215" behindDoc="1" locked="0" layoutInCell="1" allowOverlap="1">
            <wp:simplePos x="0" y="0"/>
            <wp:positionH relativeFrom="column">
              <wp:posOffset>-647700</wp:posOffset>
            </wp:positionH>
            <wp:positionV relativeFrom="paragraph">
              <wp:posOffset>-85725</wp:posOffset>
            </wp:positionV>
            <wp:extent cx="7200900" cy="5219700"/>
            <wp:effectExtent l="19050" t="0" r="0" b="0"/>
            <wp:wrapTight wrapText="bothSides">
              <wp:wrapPolygon edited="0">
                <wp:start x="-57" y="0"/>
                <wp:lineTo x="-57" y="21521"/>
                <wp:lineTo x="21600" y="21521"/>
                <wp:lineTo x="21600" y="0"/>
                <wp:lineTo x="-57"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l="15705" t="6268" r="18429" b="8832"/>
                    <a:stretch>
                      <a:fillRect/>
                    </a:stretch>
                  </pic:blipFill>
                  <pic:spPr bwMode="auto">
                    <a:xfrm>
                      <a:off x="0" y="0"/>
                      <a:ext cx="7200900" cy="5219700"/>
                    </a:xfrm>
                    <a:prstGeom prst="rect">
                      <a:avLst/>
                    </a:prstGeom>
                    <a:noFill/>
                    <a:ln w="9525">
                      <a:noFill/>
                      <a:miter lim="800000"/>
                      <a:headEnd/>
                      <a:tailEnd/>
                    </a:ln>
                  </pic:spPr>
                </pic:pic>
              </a:graphicData>
            </a:graphic>
          </wp:anchor>
        </w:drawing>
      </w:r>
      <w:r>
        <w:rPr>
          <w:rFonts w:cstheme="minorHAnsi"/>
          <w:noProof/>
          <w:sz w:val="24"/>
          <w:szCs w:val="24"/>
        </w:rPr>
        <w:pict>
          <v:shape id="_x0000_s1034" type="#_x0000_t202" style="position:absolute;margin-left:56.4pt;margin-top:594.85pt;width:358.3pt;height:45.35pt;z-index:251677696;mso-position-horizontal-relative:text;mso-position-vertical-relative:text;mso-width-relative:margin;mso-height-relative:margin" strokeweight="1pt">
            <v:textbox style="mso-next-textbox:#_x0000_s1034">
              <w:txbxContent>
                <w:p w:rsidR="00D614E5" w:rsidRPr="00CC0F74" w:rsidRDefault="00AA3E0E" w:rsidP="00D614E5">
                  <w:pPr>
                    <w:jc w:val="center"/>
                    <w:rPr>
                      <w:sz w:val="24"/>
                      <w:szCs w:val="24"/>
                    </w:rPr>
                  </w:pPr>
                  <w:proofErr w:type="gramStart"/>
                  <w:r w:rsidRPr="00AA3E0E">
                    <w:rPr>
                      <w:b/>
                      <w:sz w:val="24"/>
                      <w:szCs w:val="24"/>
                    </w:rPr>
                    <w:t>Fig. 4.</w:t>
                  </w:r>
                  <w:proofErr w:type="gramEnd"/>
                  <w:r>
                    <w:rPr>
                      <w:sz w:val="24"/>
                      <w:szCs w:val="24"/>
                    </w:rPr>
                    <w:t xml:space="preserve">  </w:t>
                  </w:r>
                  <w:proofErr w:type="gramStart"/>
                  <w:r w:rsidR="00D614E5">
                    <w:rPr>
                      <w:sz w:val="24"/>
                      <w:szCs w:val="24"/>
                    </w:rPr>
                    <w:t>The QuaSAR Module.</w:t>
                  </w:r>
                  <w:proofErr w:type="gramEnd"/>
                  <w:r w:rsidR="00D614E5">
                    <w:rPr>
                      <w:sz w:val="24"/>
                      <w:szCs w:val="24"/>
                    </w:rPr>
                    <w:t xml:space="preserve"> Setup is finished and QuaSAR is ready to run. The </w:t>
                  </w:r>
                  <w:r w:rsidR="00D614E5" w:rsidRPr="00D614E5">
                    <w:rPr>
                      <w:b/>
                      <w:sz w:val="24"/>
                      <w:szCs w:val="24"/>
                    </w:rPr>
                    <w:t>help</w:t>
                  </w:r>
                  <w:r w:rsidR="00D614E5">
                    <w:rPr>
                      <w:sz w:val="24"/>
                      <w:szCs w:val="24"/>
                    </w:rPr>
                    <w:t xml:space="preserve"> button is circled in the top right.</w:t>
                  </w:r>
                </w:p>
              </w:txbxContent>
            </v:textbox>
          </v:shape>
        </w:pict>
      </w:r>
    </w:p>
    <w:p w:rsidR="000F6CF9" w:rsidRDefault="000F6CF9" w:rsidP="000F6CF9">
      <w:pPr>
        <w:pStyle w:val="ListParagraph"/>
        <w:spacing w:after="0"/>
        <w:rPr>
          <w:rFonts w:cstheme="minorHAnsi"/>
          <w:sz w:val="24"/>
          <w:szCs w:val="24"/>
        </w:rPr>
      </w:pPr>
    </w:p>
    <w:p w:rsidR="003804C6" w:rsidRDefault="003804C6" w:rsidP="003804C6">
      <w:pPr>
        <w:pStyle w:val="ListParagraph"/>
        <w:spacing w:after="0"/>
        <w:rPr>
          <w:rFonts w:cstheme="minorHAnsi"/>
          <w:sz w:val="24"/>
          <w:szCs w:val="24"/>
        </w:rPr>
      </w:pPr>
    </w:p>
    <w:p w:rsidR="001343F4" w:rsidRPr="00566FEC" w:rsidRDefault="009372F0" w:rsidP="00566FEC">
      <w:pPr>
        <w:pStyle w:val="ListParagraph"/>
        <w:numPr>
          <w:ilvl w:val="0"/>
          <w:numId w:val="6"/>
        </w:numPr>
        <w:spacing w:after="0"/>
        <w:rPr>
          <w:rFonts w:cstheme="minorHAnsi"/>
          <w:sz w:val="24"/>
          <w:szCs w:val="24"/>
        </w:rPr>
      </w:pPr>
      <w:r>
        <w:rPr>
          <w:rFonts w:cstheme="minorHAnsi"/>
          <w:sz w:val="24"/>
          <w:szCs w:val="24"/>
        </w:rPr>
        <w:lastRenderedPageBreak/>
        <w:t xml:space="preserve"> </w:t>
      </w:r>
      <w:r w:rsidR="00566FEC" w:rsidRPr="00070F54">
        <w:rPr>
          <w:rFonts w:cstheme="minorHAnsi"/>
          <w:sz w:val="24"/>
          <w:szCs w:val="24"/>
        </w:rPr>
        <w:t xml:space="preserve">Click the </w:t>
      </w:r>
      <w:r w:rsidR="00566FEC" w:rsidRPr="00070F54">
        <w:rPr>
          <w:rFonts w:cstheme="minorHAnsi"/>
          <w:b/>
          <w:sz w:val="24"/>
          <w:szCs w:val="24"/>
        </w:rPr>
        <w:t>Run</w:t>
      </w:r>
      <w:r w:rsidR="00566FEC" w:rsidRPr="00070F54">
        <w:rPr>
          <w:rFonts w:cstheme="minorHAnsi"/>
          <w:sz w:val="24"/>
          <w:szCs w:val="24"/>
        </w:rPr>
        <w:t xml:space="preserve"> button. This will take you to a new page where it should indicate that your QuaSAR request has been submitted. If you wi</w:t>
      </w:r>
      <w:r w:rsidR="00566FEC">
        <w:rPr>
          <w:rFonts w:cstheme="minorHAnsi"/>
          <w:sz w:val="24"/>
          <w:szCs w:val="24"/>
        </w:rPr>
        <w:t>s</w:t>
      </w:r>
      <w:r w:rsidR="00566FEC" w:rsidRPr="00070F54">
        <w:rPr>
          <w:rFonts w:cstheme="minorHAnsi"/>
          <w:sz w:val="24"/>
          <w:szCs w:val="24"/>
        </w:rPr>
        <w:t xml:space="preserve">h to be notified by email when QuaSAR is finished select the email notification box in the right corner of the QuaSAR bar. It will take approximately 5 minutes for QuaSAR to finish. </w:t>
      </w:r>
    </w:p>
    <w:p w:rsidR="005F55CC" w:rsidRPr="00A67CA7" w:rsidRDefault="00474F3D" w:rsidP="00C376F9">
      <w:pPr>
        <w:pStyle w:val="ListParagraph"/>
        <w:numPr>
          <w:ilvl w:val="0"/>
          <w:numId w:val="6"/>
        </w:numPr>
        <w:spacing w:after="0"/>
        <w:rPr>
          <w:rFonts w:cstheme="minorHAnsi"/>
          <w:sz w:val="24"/>
          <w:szCs w:val="24"/>
        </w:rPr>
      </w:pPr>
      <w:r w:rsidRPr="00474F3D">
        <w:rPr>
          <w:rFonts w:cstheme="minorHAnsi"/>
          <w:sz w:val="24"/>
          <w:szCs w:val="24"/>
        </w:rPr>
        <w:t>Once QuaSAR</w:t>
      </w:r>
      <w:r w:rsidR="00033FD4" w:rsidRPr="00474F3D">
        <w:rPr>
          <w:rFonts w:cstheme="minorHAnsi"/>
          <w:sz w:val="24"/>
          <w:szCs w:val="24"/>
        </w:rPr>
        <w:t xml:space="preserve"> has finished you will see a list of files </w:t>
      </w:r>
      <w:r w:rsidRPr="00474F3D">
        <w:rPr>
          <w:rFonts w:cstheme="minorHAnsi"/>
          <w:sz w:val="24"/>
          <w:szCs w:val="24"/>
        </w:rPr>
        <w:t>on the same page</w:t>
      </w:r>
      <w:r w:rsidR="00AA3E0E">
        <w:rPr>
          <w:rFonts w:cstheme="minorHAnsi"/>
          <w:sz w:val="24"/>
          <w:szCs w:val="24"/>
        </w:rPr>
        <w:t xml:space="preserve"> </w:t>
      </w:r>
      <w:r w:rsidR="00AA3E0E" w:rsidRPr="00AA3E0E">
        <w:rPr>
          <w:rFonts w:cstheme="minorHAnsi"/>
          <w:b/>
          <w:sz w:val="24"/>
          <w:szCs w:val="24"/>
        </w:rPr>
        <w:t>(Fig. 5)</w:t>
      </w:r>
      <w:r w:rsidR="00AA3E0E">
        <w:rPr>
          <w:rFonts w:cstheme="minorHAnsi"/>
          <w:b/>
          <w:sz w:val="24"/>
          <w:szCs w:val="24"/>
        </w:rPr>
        <w:t>.</w:t>
      </w:r>
      <w:r w:rsidR="00033FD4" w:rsidRPr="00474F3D">
        <w:rPr>
          <w:rFonts w:cstheme="minorHAnsi"/>
          <w:sz w:val="24"/>
          <w:szCs w:val="24"/>
        </w:rPr>
        <w:t xml:space="preserve"> </w:t>
      </w:r>
      <w:r w:rsidRPr="00474F3D">
        <w:rPr>
          <w:rFonts w:cstheme="minorHAnsi"/>
          <w:sz w:val="24"/>
          <w:szCs w:val="24"/>
        </w:rPr>
        <w:t>These files represent the</w:t>
      </w:r>
      <w:r w:rsidR="00033FD4" w:rsidRPr="00474F3D">
        <w:rPr>
          <w:rFonts w:cstheme="minorHAnsi"/>
          <w:sz w:val="24"/>
          <w:szCs w:val="24"/>
        </w:rPr>
        <w:t xml:space="preserve"> output from QuaSAR.</w:t>
      </w:r>
      <w:r w:rsidR="00C46685">
        <w:rPr>
          <w:rFonts w:cstheme="minorHAnsi"/>
          <w:sz w:val="24"/>
          <w:szCs w:val="24"/>
        </w:rPr>
        <w:t xml:space="preserve"> You can view these files by clicking on them.</w:t>
      </w:r>
      <w:r w:rsidR="00033FD4">
        <w:rPr>
          <w:rFonts w:cstheme="minorHAnsi"/>
          <w:sz w:val="24"/>
          <w:szCs w:val="24"/>
        </w:rPr>
        <w:t xml:space="preserve"> If run correctly </w:t>
      </w:r>
      <w:r w:rsidR="00A361B6">
        <w:rPr>
          <w:rFonts w:cstheme="minorHAnsi"/>
          <w:sz w:val="24"/>
          <w:szCs w:val="24"/>
        </w:rPr>
        <w:t xml:space="preserve">these QuaSAR output files should exactly match the </w:t>
      </w:r>
      <w:r w:rsidR="004A4D80" w:rsidRPr="004A4D80">
        <w:rPr>
          <w:rFonts w:ascii="Courier New" w:hAnsi="Courier New" w:cs="Courier New"/>
          <w:sz w:val="24"/>
          <w:szCs w:val="24"/>
        </w:rPr>
        <w:t>QuaSAR_Results.zip</w:t>
      </w:r>
      <w:r w:rsidR="004A4D80">
        <w:rPr>
          <w:rFonts w:cstheme="minorHAnsi"/>
          <w:sz w:val="24"/>
          <w:szCs w:val="24"/>
        </w:rPr>
        <w:t xml:space="preserve"> </w:t>
      </w:r>
      <w:r w:rsidR="00A67CA7">
        <w:rPr>
          <w:rFonts w:cstheme="minorHAnsi"/>
          <w:sz w:val="24"/>
          <w:szCs w:val="24"/>
        </w:rPr>
        <w:t xml:space="preserve">files provided </w:t>
      </w:r>
      <w:r w:rsidR="000F6CF9">
        <w:rPr>
          <w:rFonts w:cstheme="minorHAnsi"/>
          <w:sz w:val="24"/>
          <w:szCs w:val="24"/>
        </w:rPr>
        <w:t>in the .zip file</w:t>
      </w:r>
      <w:r w:rsidR="00A361B6">
        <w:rPr>
          <w:rFonts w:cstheme="minorHAnsi"/>
          <w:sz w:val="24"/>
          <w:szCs w:val="24"/>
        </w:rPr>
        <w:t xml:space="preserve"> both title a</w:t>
      </w:r>
      <w:r w:rsidR="00A361B6" w:rsidRPr="00A67CA7">
        <w:rPr>
          <w:rFonts w:cstheme="minorHAnsi"/>
          <w:sz w:val="24"/>
          <w:szCs w:val="24"/>
        </w:rPr>
        <w:t xml:space="preserve">nd content. A description of what each file contains can be found </w:t>
      </w:r>
      <w:r w:rsidR="00A67CA7" w:rsidRPr="00A67CA7">
        <w:rPr>
          <w:rFonts w:cstheme="minorHAnsi"/>
          <w:sz w:val="24"/>
          <w:szCs w:val="24"/>
        </w:rPr>
        <w:t>by clicking the help button in</w:t>
      </w:r>
      <w:r w:rsidR="00A67CA7">
        <w:rPr>
          <w:rFonts w:cstheme="minorHAnsi"/>
          <w:sz w:val="24"/>
          <w:szCs w:val="24"/>
        </w:rPr>
        <w:t xml:space="preserve"> the top right of the module</w:t>
      </w:r>
      <w:r w:rsidR="0064439F">
        <w:rPr>
          <w:rFonts w:cstheme="minorHAnsi"/>
          <w:sz w:val="24"/>
          <w:szCs w:val="24"/>
        </w:rPr>
        <w:t xml:space="preserve"> page</w:t>
      </w:r>
      <w:r w:rsidR="00A361B6">
        <w:rPr>
          <w:rFonts w:cstheme="minorHAnsi"/>
          <w:sz w:val="24"/>
          <w:szCs w:val="24"/>
        </w:rPr>
        <w:t>.</w:t>
      </w:r>
    </w:p>
    <w:p w:rsidR="009C6ED8" w:rsidRPr="009C6ED8" w:rsidRDefault="00A67CA7" w:rsidP="00CC1923">
      <w:pPr>
        <w:pStyle w:val="ListParagraph"/>
        <w:numPr>
          <w:ilvl w:val="0"/>
          <w:numId w:val="6"/>
        </w:numPr>
        <w:spacing w:after="0"/>
        <w:rPr>
          <w:rFonts w:cstheme="minorHAnsi"/>
          <w:sz w:val="24"/>
          <w:szCs w:val="24"/>
        </w:rPr>
      </w:pPr>
      <w:r>
        <w:rPr>
          <w:rFonts w:cstheme="minorHAnsi"/>
          <w:sz w:val="24"/>
          <w:szCs w:val="24"/>
        </w:rPr>
        <w:t>To download the output files from the QuaSAR module</w:t>
      </w:r>
      <w:r w:rsidR="00222876">
        <w:rPr>
          <w:rFonts w:cstheme="minorHAnsi"/>
          <w:sz w:val="24"/>
          <w:szCs w:val="24"/>
        </w:rPr>
        <w:t>, c</w:t>
      </w:r>
      <w:r>
        <w:rPr>
          <w:rFonts w:cstheme="minorHAnsi"/>
          <w:sz w:val="24"/>
          <w:szCs w:val="24"/>
        </w:rPr>
        <w:t xml:space="preserve">lick the small blue arrow next to "QuaSAR" on the module title. This will reveal a drop box. In the drop box there will be an option to download. Click on </w:t>
      </w:r>
      <w:r w:rsidRPr="00BC5C43">
        <w:rPr>
          <w:rFonts w:cstheme="minorHAnsi"/>
          <w:b/>
          <w:sz w:val="24"/>
          <w:szCs w:val="24"/>
        </w:rPr>
        <w:t>download</w:t>
      </w:r>
      <w:r>
        <w:rPr>
          <w:rFonts w:cstheme="minorHAnsi"/>
          <w:sz w:val="24"/>
          <w:szCs w:val="24"/>
        </w:rPr>
        <w:t xml:space="preserve"> and all the QuaSAR output files will be</w:t>
      </w:r>
      <w:r w:rsidR="00C46685">
        <w:rPr>
          <w:rFonts w:cstheme="minorHAnsi"/>
          <w:sz w:val="24"/>
          <w:szCs w:val="24"/>
        </w:rPr>
        <w:t xml:space="preserve"> automatically</w:t>
      </w:r>
      <w:r>
        <w:rPr>
          <w:rFonts w:cstheme="minorHAnsi"/>
          <w:sz w:val="24"/>
          <w:szCs w:val="24"/>
        </w:rPr>
        <w:t xml:space="preserve"> zipped up into one single file</w:t>
      </w:r>
      <w:r w:rsidR="00C46685">
        <w:rPr>
          <w:rFonts w:cstheme="minorHAnsi"/>
          <w:sz w:val="24"/>
          <w:szCs w:val="24"/>
        </w:rPr>
        <w:t xml:space="preserve"> and downloaded</w:t>
      </w:r>
      <w:r>
        <w:rPr>
          <w:rFonts w:cstheme="minorHAnsi"/>
          <w:sz w:val="24"/>
          <w:szCs w:val="24"/>
        </w:rPr>
        <w:t xml:space="preserve"> on</w:t>
      </w:r>
      <w:r w:rsidR="00C46685">
        <w:rPr>
          <w:rFonts w:cstheme="minorHAnsi"/>
          <w:sz w:val="24"/>
          <w:szCs w:val="24"/>
        </w:rPr>
        <w:t>to</w:t>
      </w:r>
      <w:r>
        <w:rPr>
          <w:rFonts w:cstheme="minorHAnsi"/>
          <w:sz w:val="24"/>
          <w:szCs w:val="24"/>
        </w:rPr>
        <w:t xml:space="preserve"> your computer.</w:t>
      </w:r>
    </w:p>
    <w:p w:rsidR="008E0626" w:rsidRPr="00CC1923" w:rsidRDefault="00233393" w:rsidP="00CC1923">
      <w:pPr>
        <w:spacing w:after="0"/>
        <w:rPr>
          <w:rFonts w:cstheme="minorHAnsi"/>
          <w:sz w:val="24"/>
          <w:szCs w:val="24"/>
        </w:rPr>
      </w:pPr>
      <w:ins w:id="2" w:author="Deepak" w:date="2012-08-10T14:13:00Z">
        <w:r>
          <w:rPr>
            <w:b/>
            <w:noProof/>
            <w:sz w:val="28"/>
            <w:szCs w:val="28"/>
            <w:u w:val="single"/>
            <w:rPrChange w:id="3">
              <w:rPr>
                <w:noProof/>
              </w:rPr>
            </w:rPrChange>
          </w:rPr>
          <w:drawing>
            <wp:anchor distT="0" distB="0" distL="114300" distR="114300" simplePos="0" relativeHeight="251669504" behindDoc="1" locked="0" layoutInCell="1" allowOverlap="1">
              <wp:simplePos x="0" y="0"/>
              <wp:positionH relativeFrom="column">
                <wp:posOffset>-467995</wp:posOffset>
              </wp:positionH>
              <wp:positionV relativeFrom="paragraph">
                <wp:posOffset>228600</wp:posOffset>
              </wp:positionV>
              <wp:extent cx="7012940" cy="6035040"/>
              <wp:effectExtent l="19050" t="0" r="0" b="0"/>
              <wp:wrapTight wrapText="bothSides">
                <wp:wrapPolygon edited="0">
                  <wp:start x="-59" y="0"/>
                  <wp:lineTo x="-59" y="21545"/>
                  <wp:lineTo x="21592" y="21545"/>
                  <wp:lineTo x="21592" y="0"/>
                  <wp:lineTo x="-59" y="0"/>
                </wp:wrapPolygon>
              </wp:wrapTight>
              <wp:docPr id="15" name="Picture 12" descr="QuaSAR Test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SAR Test Results.png"/>
                      <pic:cNvPicPr/>
                    </pic:nvPicPr>
                    <pic:blipFill>
                      <a:blip r:embed="rId21" cstate="print"/>
                      <a:srcRect r="37557"/>
                      <a:stretch>
                        <a:fillRect/>
                      </a:stretch>
                    </pic:blipFill>
                    <pic:spPr>
                      <a:xfrm>
                        <a:off x="0" y="0"/>
                        <a:ext cx="7012940" cy="6035040"/>
                      </a:xfrm>
                      <a:prstGeom prst="rect">
                        <a:avLst/>
                      </a:prstGeom>
                    </pic:spPr>
                  </pic:pic>
                </a:graphicData>
              </a:graphic>
            </wp:anchor>
          </w:drawing>
        </w:r>
      </w:ins>
      <w:r w:rsidR="007360B7">
        <w:rPr>
          <w:b/>
          <w:noProof/>
          <w:sz w:val="28"/>
          <w:szCs w:val="28"/>
          <w:u w:val="single"/>
        </w:rPr>
        <w:pict>
          <v:shape id="_x0000_s1035" type="#_x0000_t202" style="position:absolute;margin-left:51.7pt;margin-top:430.45pt;width:367.75pt;height:40.35pt;z-index:251678720;mso-position-horizontal-relative:text;mso-position-vertical-relative:text;mso-width-relative:margin;mso-height-relative:margin" strokeweight="1pt">
            <v:textbox style="mso-next-textbox:#_x0000_s1035">
              <w:txbxContent>
                <w:p w:rsidR="00D614E5" w:rsidRPr="00CC0F74" w:rsidRDefault="00AA3E0E" w:rsidP="00D614E5">
                  <w:pPr>
                    <w:jc w:val="center"/>
                    <w:rPr>
                      <w:sz w:val="24"/>
                      <w:szCs w:val="24"/>
                    </w:rPr>
                  </w:pPr>
                  <w:proofErr w:type="gramStart"/>
                  <w:r w:rsidRPr="00AA3E0E">
                    <w:rPr>
                      <w:b/>
                      <w:sz w:val="24"/>
                      <w:szCs w:val="24"/>
                    </w:rPr>
                    <w:t>Fig. 5.</w:t>
                  </w:r>
                  <w:proofErr w:type="gramEnd"/>
                  <w:r>
                    <w:rPr>
                      <w:sz w:val="24"/>
                      <w:szCs w:val="24"/>
                    </w:rPr>
                    <w:t xml:space="preserve"> </w:t>
                  </w:r>
                  <w:r w:rsidR="00D614E5">
                    <w:rPr>
                      <w:sz w:val="24"/>
                      <w:szCs w:val="24"/>
                    </w:rPr>
                    <w:t xml:space="preserve">The QuaSAR output screen after finishing the tutorial. The button for the </w:t>
                  </w:r>
                  <w:proofErr w:type="spellStart"/>
                  <w:r w:rsidR="00D614E5">
                    <w:rPr>
                      <w:sz w:val="24"/>
                      <w:szCs w:val="24"/>
                    </w:rPr>
                    <w:t>dropbox</w:t>
                  </w:r>
                  <w:proofErr w:type="spellEnd"/>
                  <w:r w:rsidR="00D614E5">
                    <w:rPr>
                      <w:sz w:val="24"/>
                      <w:szCs w:val="24"/>
                    </w:rPr>
                    <w:t xml:space="preserve"> menu that </w:t>
                  </w:r>
                  <w:proofErr w:type="gramStart"/>
                  <w:r w:rsidR="00D614E5">
                    <w:rPr>
                      <w:sz w:val="24"/>
                      <w:szCs w:val="24"/>
                    </w:rPr>
                    <w:t>contain</w:t>
                  </w:r>
                  <w:proofErr w:type="gramEnd"/>
                  <w:r w:rsidR="00D614E5">
                    <w:rPr>
                      <w:sz w:val="24"/>
                      <w:szCs w:val="24"/>
                    </w:rPr>
                    <w:t xml:space="preserve"> the </w:t>
                  </w:r>
                  <w:r w:rsidR="00D614E5" w:rsidRPr="00D614E5">
                    <w:rPr>
                      <w:b/>
                      <w:sz w:val="24"/>
                      <w:szCs w:val="24"/>
                    </w:rPr>
                    <w:t>download</w:t>
                  </w:r>
                  <w:r w:rsidR="00D614E5">
                    <w:rPr>
                      <w:sz w:val="24"/>
                      <w:szCs w:val="24"/>
                    </w:rPr>
                    <w:t xml:space="preserve"> option is indicated.</w:t>
                  </w:r>
                </w:p>
              </w:txbxContent>
            </v:textbox>
          </v:shape>
        </w:pict>
      </w:r>
      <w:r w:rsidR="007360B7">
        <w:rPr>
          <w:b/>
          <w:noProof/>
          <w:sz w:val="28"/>
          <w:szCs w:val="28"/>
          <w:u w:val="single"/>
          <w:lang w:eastAsia="zh-TW"/>
        </w:rPr>
        <w:pict>
          <v:shape id="_x0000_s1033" type="#_x0000_t202" style="position:absolute;margin-left:96.85pt;margin-top:73pt;width:116.25pt;height:41pt;z-index:251676672;mso-position-horizontal-relative:text;mso-position-vertical-relative:text;mso-width-relative:margin;mso-height-relative:margin" filled="f" strokecolor="red">
            <v:textbox style="mso-next-textbox:#_x0000_s1033">
              <w:txbxContent>
                <w:p w:rsidR="00D614E5" w:rsidRPr="00D614E5" w:rsidRDefault="00D614E5">
                  <w:pPr>
                    <w:rPr>
                      <w:sz w:val="24"/>
                      <w:szCs w:val="24"/>
                    </w:rPr>
                  </w:pPr>
                  <w:r w:rsidRPr="00D614E5">
                    <w:rPr>
                      <w:sz w:val="24"/>
                      <w:szCs w:val="24"/>
                    </w:rPr>
                    <w:t xml:space="preserve">Button for </w:t>
                  </w:r>
                  <w:r w:rsidRPr="00D614E5">
                    <w:rPr>
                      <w:b/>
                      <w:sz w:val="24"/>
                      <w:szCs w:val="24"/>
                    </w:rPr>
                    <w:t xml:space="preserve">download </w:t>
                  </w:r>
                  <w:proofErr w:type="spellStart"/>
                  <w:r w:rsidRPr="00D614E5">
                    <w:rPr>
                      <w:sz w:val="24"/>
                      <w:szCs w:val="24"/>
                    </w:rPr>
                    <w:t>dropbox</w:t>
                  </w:r>
                  <w:proofErr w:type="spellEnd"/>
                  <w:r w:rsidRPr="00D614E5">
                    <w:rPr>
                      <w:sz w:val="24"/>
                      <w:szCs w:val="24"/>
                    </w:rPr>
                    <w:t xml:space="preserve"> </w:t>
                  </w:r>
                </w:p>
              </w:txbxContent>
            </v:textbox>
          </v:shape>
        </w:pict>
      </w:r>
      <w:r w:rsidR="007360B7">
        <w:rPr>
          <w:rFonts w:cstheme="minorHAnsi"/>
          <w:noProof/>
          <w:sz w:val="24"/>
          <w:szCs w:val="24"/>
        </w:rPr>
        <w:pict>
          <v:shape id="_x0000_s1031" type="#_x0000_t32" style="position:absolute;margin-left:62.5pt;margin-top:101.25pt;width:35.6pt;height:24.55pt;flip:x;z-index:251674624;mso-position-horizontal-relative:text;mso-position-vertical-relative:text" o:connectortype="straight" strokecolor="red" strokeweight="3pt">
            <v:stroke endarrow="block"/>
            <v:shadow type="perspective" color="#622423 [1605]" opacity=".5" offset="1pt" offset2="-1pt"/>
          </v:shape>
        </w:pict>
      </w:r>
    </w:p>
    <w:sectPr w:rsidR="008E0626" w:rsidRPr="00CC1923" w:rsidSect="00E5470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eepak" w:date="2012-08-19T12:15:00Z" w:initials="D">
    <w:p w:rsidR="00150CA6" w:rsidRDefault="00150CA6">
      <w:pPr>
        <w:pStyle w:val="CommentText"/>
      </w:pPr>
      <w:r>
        <w:rPr>
          <w:rStyle w:val="CommentReference"/>
        </w:rPr>
        <w:annotationRef/>
      </w:r>
      <w:r>
        <w:t>Not sure where this exactly will be, I remember the address was similar to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60B7" w:rsidRDefault="007360B7" w:rsidP="00F25B9F">
      <w:pPr>
        <w:spacing w:after="0" w:line="240" w:lineRule="auto"/>
      </w:pPr>
      <w:r>
        <w:separator/>
      </w:r>
    </w:p>
  </w:endnote>
  <w:endnote w:type="continuationSeparator" w:id="0">
    <w:p w:rsidR="007360B7" w:rsidRDefault="007360B7" w:rsidP="00F25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60B7" w:rsidRDefault="007360B7" w:rsidP="00F25B9F">
      <w:pPr>
        <w:spacing w:after="0" w:line="240" w:lineRule="auto"/>
      </w:pPr>
      <w:r>
        <w:separator/>
      </w:r>
    </w:p>
  </w:footnote>
  <w:footnote w:type="continuationSeparator" w:id="0">
    <w:p w:rsidR="007360B7" w:rsidRDefault="007360B7" w:rsidP="00F25B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1B6B13"/>
    <w:multiLevelType w:val="hybridMultilevel"/>
    <w:tmpl w:val="0F98B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1B3E3E"/>
    <w:multiLevelType w:val="hybridMultilevel"/>
    <w:tmpl w:val="39F622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31553BD8"/>
    <w:multiLevelType w:val="hybridMultilevel"/>
    <w:tmpl w:val="1C00B11A"/>
    <w:lvl w:ilvl="0" w:tplc="F2C8A0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0B3059"/>
    <w:multiLevelType w:val="hybridMultilevel"/>
    <w:tmpl w:val="8DDA7E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7C48D6"/>
    <w:multiLevelType w:val="hybridMultilevel"/>
    <w:tmpl w:val="394A4C18"/>
    <w:lvl w:ilvl="0" w:tplc="04090001">
      <w:start w:val="1"/>
      <w:numFmt w:val="bullet"/>
      <w:lvlText w:val=""/>
      <w:lvlJc w:val="left"/>
      <w:pPr>
        <w:ind w:left="1448" w:hanging="360"/>
      </w:pPr>
      <w:rPr>
        <w:rFonts w:ascii="Symbol" w:hAnsi="Symbol" w:hint="default"/>
      </w:r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tentative="1">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5">
    <w:nsid w:val="4B7A5A58"/>
    <w:multiLevelType w:val="hybridMultilevel"/>
    <w:tmpl w:val="7F64A57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CF17F62"/>
    <w:multiLevelType w:val="hybridMultilevel"/>
    <w:tmpl w:val="9746CD8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E373BD"/>
    <w:multiLevelType w:val="hybridMultilevel"/>
    <w:tmpl w:val="B552A49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59FF56E3"/>
    <w:multiLevelType w:val="hybridMultilevel"/>
    <w:tmpl w:val="EC7253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E8E701A"/>
    <w:multiLevelType w:val="hybridMultilevel"/>
    <w:tmpl w:val="87F64B50"/>
    <w:lvl w:ilvl="0" w:tplc="6B368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8"/>
  </w:num>
  <w:num w:numId="3">
    <w:abstractNumId w:val="3"/>
  </w:num>
  <w:num w:numId="4">
    <w:abstractNumId w:val="4"/>
  </w:num>
  <w:num w:numId="5">
    <w:abstractNumId w:val="9"/>
  </w:num>
  <w:num w:numId="6">
    <w:abstractNumId w:val="6"/>
  </w:num>
  <w:num w:numId="7">
    <w:abstractNumId w:val="1"/>
  </w:num>
  <w:num w:numId="8">
    <w:abstractNumId w:val="0"/>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D7945"/>
    <w:rsid w:val="00001BDD"/>
    <w:rsid w:val="00033FD4"/>
    <w:rsid w:val="00046268"/>
    <w:rsid w:val="00051ACC"/>
    <w:rsid w:val="00094FD7"/>
    <w:rsid w:val="000F6CF9"/>
    <w:rsid w:val="001343F4"/>
    <w:rsid w:val="00146D19"/>
    <w:rsid w:val="00150CA6"/>
    <w:rsid w:val="00151AF3"/>
    <w:rsid w:val="001669B0"/>
    <w:rsid w:val="001B07A1"/>
    <w:rsid w:val="001B4D92"/>
    <w:rsid w:val="001B6140"/>
    <w:rsid w:val="001E34EA"/>
    <w:rsid w:val="002152E8"/>
    <w:rsid w:val="00222876"/>
    <w:rsid w:val="00233393"/>
    <w:rsid w:val="0026663F"/>
    <w:rsid w:val="0028007F"/>
    <w:rsid w:val="002E0A99"/>
    <w:rsid w:val="002E4C14"/>
    <w:rsid w:val="002F059B"/>
    <w:rsid w:val="0036643E"/>
    <w:rsid w:val="003804C6"/>
    <w:rsid w:val="003F1271"/>
    <w:rsid w:val="004062A3"/>
    <w:rsid w:val="004123F9"/>
    <w:rsid w:val="00430323"/>
    <w:rsid w:val="00452E36"/>
    <w:rsid w:val="00473C36"/>
    <w:rsid w:val="00474F3D"/>
    <w:rsid w:val="004A4D80"/>
    <w:rsid w:val="004B2543"/>
    <w:rsid w:val="004E0B68"/>
    <w:rsid w:val="00540DD8"/>
    <w:rsid w:val="00544178"/>
    <w:rsid w:val="00566FEC"/>
    <w:rsid w:val="005A7D66"/>
    <w:rsid w:val="005E0309"/>
    <w:rsid w:val="005F55CC"/>
    <w:rsid w:val="005F5ADC"/>
    <w:rsid w:val="00600770"/>
    <w:rsid w:val="00600A3C"/>
    <w:rsid w:val="0064439F"/>
    <w:rsid w:val="00672A6D"/>
    <w:rsid w:val="006913AC"/>
    <w:rsid w:val="006D08EC"/>
    <w:rsid w:val="00712E00"/>
    <w:rsid w:val="007360B7"/>
    <w:rsid w:val="00736986"/>
    <w:rsid w:val="00775862"/>
    <w:rsid w:val="007917A9"/>
    <w:rsid w:val="007B2E11"/>
    <w:rsid w:val="007D7945"/>
    <w:rsid w:val="00814950"/>
    <w:rsid w:val="0081567B"/>
    <w:rsid w:val="00845C28"/>
    <w:rsid w:val="008A3E23"/>
    <w:rsid w:val="008C68CE"/>
    <w:rsid w:val="008E0626"/>
    <w:rsid w:val="009055CD"/>
    <w:rsid w:val="009372F0"/>
    <w:rsid w:val="00960375"/>
    <w:rsid w:val="0097176B"/>
    <w:rsid w:val="00990048"/>
    <w:rsid w:val="009C6ED8"/>
    <w:rsid w:val="009E3D0C"/>
    <w:rsid w:val="00A15537"/>
    <w:rsid w:val="00A361B6"/>
    <w:rsid w:val="00A545C5"/>
    <w:rsid w:val="00A67CA7"/>
    <w:rsid w:val="00A71CC7"/>
    <w:rsid w:val="00A97B62"/>
    <w:rsid w:val="00AA3E0E"/>
    <w:rsid w:val="00AD1407"/>
    <w:rsid w:val="00B04E9F"/>
    <w:rsid w:val="00B2034F"/>
    <w:rsid w:val="00B5709F"/>
    <w:rsid w:val="00B575B0"/>
    <w:rsid w:val="00B90CC1"/>
    <w:rsid w:val="00BC584A"/>
    <w:rsid w:val="00BC5C43"/>
    <w:rsid w:val="00BE42F4"/>
    <w:rsid w:val="00C13FD8"/>
    <w:rsid w:val="00C376F9"/>
    <w:rsid w:val="00C46685"/>
    <w:rsid w:val="00C9238F"/>
    <w:rsid w:val="00CC0F74"/>
    <w:rsid w:val="00CC1923"/>
    <w:rsid w:val="00D11280"/>
    <w:rsid w:val="00D14780"/>
    <w:rsid w:val="00D14A26"/>
    <w:rsid w:val="00D20FDB"/>
    <w:rsid w:val="00D255B8"/>
    <w:rsid w:val="00D45CFE"/>
    <w:rsid w:val="00D46DB3"/>
    <w:rsid w:val="00D614E5"/>
    <w:rsid w:val="00E344DE"/>
    <w:rsid w:val="00E51603"/>
    <w:rsid w:val="00E54703"/>
    <w:rsid w:val="00E8019B"/>
    <w:rsid w:val="00EA4E1A"/>
    <w:rsid w:val="00EC7CE1"/>
    <w:rsid w:val="00EF392B"/>
    <w:rsid w:val="00EF498D"/>
    <w:rsid w:val="00F0733C"/>
    <w:rsid w:val="00F23BC8"/>
    <w:rsid w:val="00F25B9F"/>
    <w:rsid w:val="00F62FBF"/>
    <w:rsid w:val="00F906DF"/>
    <w:rsid w:val="00FE6345"/>
    <w:rsid w:val="00FF76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1" type="connector" idref="#_x0000_s1036"/>
        <o:r id="V:Rule2" type="connector" idref="#_x0000_s103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9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392B"/>
    <w:pPr>
      <w:ind w:left="720"/>
      <w:contextualSpacing/>
    </w:pPr>
  </w:style>
  <w:style w:type="paragraph" w:styleId="BalloonText">
    <w:name w:val="Balloon Text"/>
    <w:basedOn w:val="Normal"/>
    <w:link w:val="BalloonTextChar"/>
    <w:uiPriority w:val="99"/>
    <w:semiHidden/>
    <w:unhideWhenUsed/>
    <w:rsid w:val="002E4C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C14"/>
    <w:rPr>
      <w:rFonts w:ascii="Tahoma" w:hAnsi="Tahoma" w:cs="Tahoma"/>
      <w:sz w:val="16"/>
      <w:szCs w:val="16"/>
    </w:rPr>
  </w:style>
  <w:style w:type="character" w:styleId="Hyperlink">
    <w:name w:val="Hyperlink"/>
    <w:basedOn w:val="DefaultParagraphFont"/>
    <w:uiPriority w:val="99"/>
    <w:semiHidden/>
    <w:unhideWhenUsed/>
    <w:rsid w:val="001B07A1"/>
    <w:rPr>
      <w:color w:val="0000FF"/>
      <w:u w:val="single"/>
    </w:rPr>
  </w:style>
  <w:style w:type="character" w:styleId="CommentReference">
    <w:name w:val="annotation reference"/>
    <w:basedOn w:val="DefaultParagraphFont"/>
    <w:uiPriority w:val="99"/>
    <w:semiHidden/>
    <w:unhideWhenUsed/>
    <w:rsid w:val="00A97B62"/>
    <w:rPr>
      <w:sz w:val="16"/>
      <w:szCs w:val="16"/>
    </w:rPr>
  </w:style>
  <w:style w:type="paragraph" w:styleId="CommentText">
    <w:name w:val="annotation text"/>
    <w:basedOn w:val="Normal"/>
    <w:link w:val="CommentTextChar"/>
    <w:uiPriority w:val="99"/>
    <w:semiHidden/>
    <w:unhideWhenUsed/>
    <w:rsid w:val="00A97B62"/>
    <w:pPr>
      <w:spacing w:line="240" w:lineRule="auto"/>
    </w:pPr>
    <w:rPr>
      <w:sz w:val="20"/>
      <w:szCs w:val="20"/>
    </w:rPr>
  </w:style>
  <w:style w:type="character" w:customStyle="1" w:styleId="CommentTextChar">
    <w:name w:val="Comment Text Char"/>
    <w:basedOn w:val="DefaultParagraphFont"/>
    <w:link w:val="CommentText"/>
    <w:uiPriority w:val="99"/>
    <w:semiHidden/>
    <w:rsid w:val="00A97B62"/>
    <w:rPr>
      <w:sz w:val="20"/>
      <w:szCs w:val="20"/>
    </w:rPr>
  </w:style>
  <w:style w:type="paragraph" w:styleId="CommentSubject">
    <w:name w:val="annotation subject"/>
    <w:basedOn w:val="CommentText"/>
    <w:next w:val="CommentText"/>
    <w:link w:val="CommentSubjectChar"/>
    <w:uiPriority w:val="99"/>
    <w:semiHidden/>
    <w:unhideWhenUsed/>
    <w:rsid w:val="00A97B62"/>
    <w:rPr>
      <w:b/>
      <w:bCs/>
    </w:rPr>
  </w:style>
  <w:style w:type="character" w:customStyle="1" w:styleId="CommentSubjectChar">
    <w:name w:val="Comment Subject Char"/>
    <w:basedOn w:val="CommentTextChar"/>
    <w:link w:val="CommentSubject"/>
    <w:uiPriority w:val="99"/>
    <w:semiHidden/>
    <w:rsid w:val="00A97B62"/>
    <w:rPr>
      <w:b/>
      <w:bCs/>
      <w:sz w:val="20"/>
      <w:szCs w:val="20"/>
    </w:rPr>
  </w:style>
  <w:style w:type="paragraph" w:styleId="Header">
    <w:name w:val="header"/>
    <w:basedOn w:val="Normal"/>
    <w:link w:val="HeaderChar"/>
    <w:uiPriority w:val="99"/>
    <w:unhideWhenUsed/>
    <w:rsid w:val="00F25B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5B9F"/>
  </w:style>
  <w:style w:type="paragraph" w:styleId="Footer">
    <w:name w:val="footer"/>
    <w:basedOn w:val="Normal"/>
    <w:link w:val="FooterChar"/>
    <w:uiPriority w:val="99"/>
    <w:semiHidden/>
    <w:unhideWhenUsed/>
    <w:rsid w:val="00F25B9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25B9F"/>
  </w:style>
  <w:style w:type="table" w:styleId="TableGrid">
    <w:name w:val="Table Grid"/>
    <w:basedOn w:val="TableNormal"/>
    <w:uiPriority w:val="59"/>
    <w:rsid w:val="003F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genepattern.broadinstitute.org/gp/pages/login.js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099230-48D2-4556-86FE-82FCD73AD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1249</Words>
  <Characters>7125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dc:creator>
  <cp:lastModifiedBy>Susan Abbatiello</cp:lastModifiedBy>
  <cp:revision>2</cp:revision>
  <dcterms:created xsi:type="dcterms:W3CDTF">2012-08-29T16:55:00Z</dcterms:created>
  <dcterms:modified xsi:type="dcterms:W3CDTF">2012-08-29T16:55:00Z</dcterms:modified>
</cp:coreProperties>
</file>