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16532D" w14:textId="77777777" w:rsidR="005E1229" w:rsidRDefault="0096102F" w:rsidP="005E1229">
      <w:pPr>
        <w:pStyle w:val="Title"/>
        <w:rPr>
          <w:sz w:val="48"/>
          <w:szCs w:val="48"/>
        </w:rPr>
      </w:pPr>
      <w:r>
        <w:rPr>
          <w:sz w:val="48"/>
          <w:szCs w:val="48"/>
        </w:rPr>
        <w:t xml:space="preserve">Skyline </w:t>
      </w:r>
      <w:r w:rsidR="00073DCC">
        <w:rPr>
          <w:sz w:val="48"/>
          <w:szCs w:val="48"/>
        </w:rPr>
        <w:t xml:space="preserve">Processing </w:t>
      </w:r>
      <w:r w:rsidR="00FC54B1">
        <w:rPr>
          <w:sz w:val="48"/>
          <w:szCs w:val="48"/>
        </w:rPr>
        <w:t>Grouped Study Data</w:t>
      </w:r>
    </w:p>
    <w:p w14:paraId="1781D2AC" w14:textId="77777777" w:rsidR="001C4433" w:rsidRPr="001C4433" w:rsidRDefault="001C4433" w:rsidP="001C4433">
      <w:pPr>
        <w:pStyle w:val="Subtitle"/>
      </w:pPr>
      <w:r>
        <w:t>Part 1: Label-Free Differentiation for Method Refinement</w:t>
      </w:r>
    </w:p>
    <w:p w14:paraId="6A7BC48F" w14:textId="41FDF313" w:rsidR="00FB78E4" w:rsidRDefault="0068381A" w:rsidP="00972BD0">
      <w:pPr>
        <w:jc w:val="both"/>
      </w:pPr>
      <w:r>
        <w:t xml:space="preserve">Targeted proteomics as an approach has become popular largely because of its advantages in measuring differences in protein and peptide expression across multiple groups or states of organisms.  Skyline was originally funded by the NCI Clinical Proteomics Technology Assessment for Cancer (CPTAC) program in its efforts to show targeted proteomics could be </w:t>
      </w:r>
      <w:r w:rsidR="0054755F">
        <w:t xml:space="preserve">effectively </w:t>
      </w:r>
      <w:r w:rsidR="005E7B81">
        <w:t xml:space="preserve">applied </w:t>
      </w:r>
      <w:r>
        <w:t>to detect</w:t>
      </w:r>
      <w:r w:rsidR="001F1C4F">
        <w:t xml:space="preserve"> and achieve clinical verification of candidates for disease biomarkers.</w:t>
      </w:r>
    </w:p>
    <w:p w14:paraId="29308502" w14:textId="5C0DB8D2" w:rsidR="00897FFC" w:rsidRDefault="001F1C4F" w:rsidP="00972BD0">
      <w:pPr>
        <w:jc w:val="both"/>
      </w:pPr>
      <w:r>
        <w:t xml:space="preserve">In this tutorial, you will use Skyline to </w:t>
      </w:r>
      <w:r w:rsidR="00F25CFD">
        <w:t xml:space="preserve">analyze </w:t>
      </w:r>
      <w:r w:rsidR="001B40BC">
        <w:t xml:space="preserve">SRM data from </w:t>
      </w:r>
      <w:r w:rsidR="00360966">
        <w:t>an</w:t>
      </w:r>
      <w:r w:rsidR="001B40BC">
        <w:t xml:space="preserve"> experimental case-control study of heart failure </w:t>
      </w:r>
      <w:r w:rsidR="00C641FB">
        <w:t>using</w:t>
      </w:r>
      <w:r w:rsidR="001B40BC">
        <w:t xml:space="preserve"> </w:t>
      </w:r>
      <w:r w:rsidR="00E11B6D">
        <w:t xml:space="preserve">a </w:t>
      </w:r>
      <w:r w:rsidR="00C641FB">
        <w:t xml:space="preserve">salt-sensitive </w:t>
      </w:r>
      <w:r w:rsidR="001B40BC">
        <w:t>rat</w:t>
      </w:r>
      <w:r w:rsidR="00E11B6D">
        <w:t xml:space="preserve"> model</w:t>
      </w:r>
      <w:r w:rsidR="00360966">
        <w:t>.  This study</w:t>
      </w:r>
      <w:r w:rsidR="001B40BC">
        <w:t xml:space="preserve"> </w:t>
      </w:r>
      <w:r w:rsidR="00F25CFD">
        <w:t xml:space="preserve">sought </w:t>
      </w:r>
      <w:r w:rsidR="001B40BC">
        <w:t>to identify differences in protein expression in plasma betw</w:t>
      </w:r>
      <w:r w:rsidR="00B34033">
        <w:t>een diseased and healthy groups</w:t>
      </w:r>
      <w:r w:rsidR="00F25CFD">
        <w:t xml:space="preserve"> utilizing</w:t>
      </w:r>
      <w:r w:rsidR="00B34033">
        <w:t xml:space="preserve"> a list of candidate proteins </w:t>
      </w:r>
      <w:r w:rsidR="00360966">
        <w:t xml:space="preserve">associated with heart failure </w:t>
      </w:r>
      <w:r w:rsidR="006700A1">
        <w:t xml:space="preserve">derived from </w:t>
      </w:r>
      <w:r w:rsidR="00B34033">
        <w:t>the literature</w:t>
      </w:r>
      <w:r w:rsidR="009F7372">
        <w:t>.</w:t>
      </w:r>
    </w:p>
    <w:p w14:paraId="456B5626" w14:textId="23A4F26F" w:rsidR="00014C04" w:rsidRDefault="00014C04" w:rsidP="00972BD0">
      <w:pPr>
        <w:jc w:val="both"/>
      </w:pPr>
      <w:r>
        <w:t>Th</w:t>
      </w:r>
      <w:r w:rsidR="0054755F">
        <w:t>is</w:t>
      </w:r>
      <w:r>
        <w:t xml:space="preserve"> experiment </w:t>
      </w:r>
      <w:r w:rsidR="0054755F">
        <w:t xml:space="preserve">monitored </w:t>
      </w:r>
      <w:r w:rsidR="006568E2">
        <w:t>137</w:t>
      </w:r>
      <w:r w:rsidR="0054755F">
        <w:t xml:space="preserve"> peptides from 49</w:t>
      </w:r>
      <w:r>
        <w:t xml:space="preserve"> proteins over </w:t>
      </w:r>
      <w:r w:rsidR="006700A1">
        <w:t xml:space="preserve">the course of </w:t>
      </w:r>
      <w:r>
        <w:t>4</w:t>
      </w:r>
      <w:r w:rsidR="00600F10">
        <w:t>2</w:t>
      </w:r>
      <w:r w:rsidR="00665E12">
        <w:t xml:space="preserve"> </w:t>
      </w:r>
      <w:r w:rsidR="006700A1">
        <w:t>LC-MS/MS</w:t>
      </w:r>
      <w:r w:rsidR="00665E12">
        <w:t xml:space="preserve"> </w:t>
      </w:r>
      <w:r w:rsidR="006700A1">
        <w:t>injections</w:t>
      </w:r>
      <w:r w:rsidR="00665E12">
        <w:t xml:space="preserve">.  Once </w:t>
      </w:r>
      <w:r w:rsidR="0054755F">
        <w:t>familiar with</w:t>
      </w:r>
      <w:r w:rsidR="00665E12">
        <w:t xml:space="preserve"> the data processing and visualization techniques described in this tutorial, you should find it </w:t>
      </w:r>
      <w:r w:rsidR="0054755F">
        <w:t xml:space="preserve">relatively straightforward </w:t>
      </w:r>
      <w:r w:rsidR="00665E12">
        <w:t xml:space="preserve">to </w:t>
      </w:r>
      <w:r w:rsidR="00F25CFD">
        <w:t xml:space="preserve">manage and assess data from larger studies with </w:t>
      </w:r>
      <w:r w:rsidR="00B9510C">
        <w:t xml:space="preserve">even </w:t>
      </w:r>
      <w:r w:rsidR="00F25CFD">
        <w:t xml:space="preserve">more </w:t>
      </w:r>
      <w:r w:rsidR="00B9510C">
        <w:t>targets across more experimental groups</w:t>
      </w:r>
      <w:r w:rsidR="00665E12">
        <w:t xml:space="preserve">.  Without this tutorial, however, </w:t>
      </w:r>
      <w:r w:rsidR="00B95323">
        <w:t xml:space="preserve">one can easily get </w:t>
      </w:r>
      <w:r w:rsidR="00665E12">
        <w:t xml:space="preserve">overwhelmed </w:t>
      </w:r>
      <w:r w:rsidR="00B9510C">
        <w:t>by</w:t>
      </w:r>
      <w:r w:rsidR="00BD19C1">
        <w:t xml:space="preserve"> the details of working with comparatively </w:t>
      </w:r>
      <w:r w:rsidR="00665E12">
        <w:t>small</w:t>
      </w:r>
      <w:r w:rsidR="00BD19C1">
        <w:t>er</w:t>
      </w:r>
      <w:r w:rsidR="00B7220B">
        <w:t xml:space="preserve"> data set</w:t>
      </w:r>
      <w:r w:rsidR="00BD19C1">
        <w:t>s</w:t>
      </w:r>
      <w:r w:rsidR="00B7220B">
        <w:t>.</w:t>
      </w:r>
    </w:p>
    <w:p w14:paraId="2D243253" w14:textId="6D3D9975" w:rsidR="00E72A84" w:rsidRDefault="00E72A84" w:rsidP="00E72A84">
      <w:pPr>
        <w:pStyle w:val="Subtitle"/>
      </w:pPr>
      <w:r>
        <w:t xml:space="preserve">This tutorial </w:t>
      </w:r>
      <w:del w:id="0" w:author="nicksh" w:date="2015-04-16T17:00:00Z">
        <w:r w:rsidR="00F35290" w:rsidDel="00B84563">
          <w:delText>is comprised of</w:delText>
        </w:r>
        <w:r w:rsidDel="00B84563">
          <w:delText xml:space="preserve"> </w:delText>
        </w:r>
      </w:del>
      <w:ins w:id="1" w:author="nicksh" w:date="2015-04-16T17:00:00Z">
        <w:r w:rsidR="00B84563">
          <w:t xml:space="preserve">comprises </w:t>
        </w:r>
      </w:ins>
      <w:r>
        <w:t>the following sections:</w:t>
      </w:r>
    </w:p>
    <w:p w14:paraId="60AB7424" w14:textId="5D0801D2" w:rsidR="00E72A84" w:rsidRDefault="00741539" w:rsidP="00EC26FB">
      <w:pPr>
        <w:pStyle w:val="ListParagraph"/>
        <w:numPr>
          <w:ilvl w:val="0"/>
          <w:numId w:val="41"/>
        </w:numPr>
      </w:pPr>
      <w:hyperlink w:anchor="_Getting_Started" w:history="1">
        <w:r w:rsidR="00E72A84" w:rsidRPr="00741539">
          <w:rPr>
            <w:rStyle w:val="Hyperlink"/>
          </w:rPr>
          <w:t>Getting Started</w:t>
        </w:r>
      </w:hyperlink>
    </w:p>
    <w:p w14:paraId="2C9368B0" w14:textId="35CF8E65" w:rsidR="00E72A84" w:rsidRPr="00C846F1" w:rsidRDefault="00741539" w:rsidP="00EC26FB">
      <w:pPr>
        <w:pStyle w:val="ListParagraph"/>
        <w:numPr>
          <w:ilvl w:val="0"/>
          <w:numId w:val="41"/>
        </w:numPr>
      </w:pPr>
      <w:hyperlink w:anchor="_Differential_analysis_after" w:history="1">
        <w:r w:rsidR="00E72A84" w:rsidRPr="00741539">
          <w:rPr>
            <w:rStyle w:val="Hyperlink"/>
          </w:rPr>
          <w:t xml:space="preserve">Differential </w:t>
        </w:r>
        <w:r w:rsidR="005F0331" w:rsidRPr="00741539">
          <w:rPr>
            <w:rStyle w:val="Hyperlink"/>
          </w:rPr>
          <w:t>a</w:t>
        </w:r>
        <w:r w:rsidR="00E72A84" w:rsidRPr="00741539">
          <w:rPr>
            <w:rStyle w:val="Hyperlink"/>
          </w:rPr>
          <w:t xml:space="preserve">nalysis after </w:t>
        </w:r>
        <w:r w:rsidR="005F0331" w:rsidRPr="00741539">
          <w:rPr>
            <w:rStyle w:val="Hyperlink"/>
          </w:rPr>
          <w:t>m</w:t>
        </w:r>
        <w:r w:rsidR="00E72A84" w:rsidRPr="00741539">
          <w:rPr>
            <w:rStyle w:val="Hyperlink"/>
          </w:rPr>
          <w:t xml:space="preserve">ethod </w:t>
        </w:r>
        <w:r w:rsidR="005F0331" w:rsidRPr="00741539">
          <w:rPr>
            <w:rStyle w:val="Hyperlink"/>
          </w:rPr>
          <w:t>r</w:t>
        </w:r>
        <w:r w:rsidR="00E72A84" w:rsidRPr="00741539">
          <w:rPr>
            <w:rStyle w:val="Hyperlink"/>
          </w:rPr>
          <w:t>efinement</w:t>
        </w:r>
      </w:hyperlink>
    </w:p>
    <w:p w14:paraId="2E23F916" w14:textId="004697D4" w:rsidR="00E72A84" w:rsidRDefault="00741539" w:rsidP="00EC26FB">
      <w:pPr>
        <w:pStyle w:val="ListParagraph"/>
        <w:numPr>
          <w:ilvl w:val="0"/>
          <w:numId w:val="41"/>
        </w:numPr>
      </w:pPr>
      <w:hyperlink w:anchor="_Setting_up_to" w:history="1">
        <w:r w:rsidR="00E72A84" w:rsidRPr="00741539">
          <w:rPr>
            <w:rStyle w:val="Hyperlink"/>
          </w:rPr>
          <w:t>Setting up to process multi-replicate data without reference standards</w:t>
        </w:r>
      </w:hyperlink>
    </w:p>
    <w:p w14:paraId="35178FF8" w14:textId="2C89AA89" w:rsidR="00E72A84" w:rsidRDefault="00741539" w:rsidP="00EC26FB">
      <w:pPr>
        <w:pStyle w:val="ListParagraph"/>
        <w:numPr>
          <w:ilvl w:val="0"/>
          <w:numId w:val="41"/>
        </w:numPr>
      </w:pPr>
      <w:hyperlink w:anchor="_Scheduled_SRM_and" w:history="1">
        <w:r w:rsidR="00E72A84" w:rsidRPr="00741539">
          <w:rPr>
            <w:rStyle w:val="Hyperlink"/>
          </w:rPr>
          <w:t>Scheduled SRM and peak truncation</w:t>
        </w:r>
      </w:hyperlink>
    </w:p>
    <w:p w14:paraId="63FAE1CD" w14:textId="017D5E64" w:rsidR="00E72A84" w:rsidRDefault="00741539" w:rsidP="00EC26FB">
      <w:pPr>
        <w:pStyle w:val="ListParagraph"/>
        <w:numPr>
          <w:ilvl w:val="0"/>
          <w:numId w:val="41"/>
        </w:numPr>
      </w:pPr>
      <w:hyperlink w:anchor="_Beginning_multi-replicate_data" w:history="1">
        <w:r w:rsidR="00E72A84" w:rsidRPr="00741539">
          <w:rPr>
            <w:rStyle w:val="Hyperlink"/>
          </w:rPr>
          <w:t>Beginning multi-replicate data processing</w:t>
        </w:r>
      </w:hyperlink>
    </w:p>
    <w:p w14:paraId="2AB564F8" w14:textId="532F106A" w:rsidR="00E72A84" w:rsidRDefault="00741539" w:rsidP="00EC26FB">
      <w:pPr>
        <w:pStyle w:val="ListParagraph"/>
        <w:numPr>
          <w:ilvl w:val="0"/>
          <w:numId w:val="41"/>
        </w:numPr>
      </w:pPr>
      <w:hyperlink w:anchor="_Global_normalization_standards" w:history="1">
        <w:r w:rsidR="00E72A84" w:rsidRPr="00741539">
          <w:rPr>
            <w:rStyle w:val="Hyperlink"/>
          </w:rPr>
          <w:t>Global normalization standards</w:t>
        </w:r>
      </w:hyperlink>
    </w:p>
    <w:p w14:paraId="0BEF3C5D" w14:textId="40C44A66" w:rsidR="00E72A84" w:rsidRDefault="00741539" w:rsidP="00EC26FB">
      <w:pPr>
        <w:pStyle w:val="ListParagraph"/>
        <w:numPr>
          <w:ilvl w:val="0"/>
          <w:numId w:val="41"/>
        </w:numPr>
      </w:pPr>
      <w:hyperlink w:anchor="_Continuing_multi-replicate_data" w:history="1">
        <w:r w:rsidR="00E72A84" w:rsidRPr="00741539">
          <w:rPr>
            <w:rStyle w:val="Hyperlink"/>
          </w:rPr>
          <w:t>Continuing multi-replicate data processing</w:t>
        </w:r>
      </w:hyperlink>
    </w:p>
    <w:p w14:paraId="73EB6D16" w14:textId="2010E237" w:rsidR="00E72A84" w:rsidRDefault="00741539" w:rsidP="00EC26FB">
      <w:pPr>
        <w:pStyle w:val="ListParagraph"/>
        <w:numPr>
          <w:ilvl w:val="0"/>
          <w:numId w:val="41"/>
        </w:numPr>
      </w:pPr>
      <w:hyperlink w:anchor="_Preparing_for_statistical" w:history="1">
        <w:r w:rsidR="005F0331" w:rsidRPr="00741539">
          <w:rPr>
            <w:rStyle w:val="Hyperlink"/>
          </w:rPr>
          <w:t>Preparing for s</w:t>
        </w:r>
        <w:r w:rsidR="00E72A84" w:rsidRPr="00741539">
          <w:rPr>
            <w:rStyle w:val="Hyperlink"/>
          </w:rPr>
          <w:t xml:space="preserve">tatistical </w:t>
        </w:r>
        <w:r w:rsidR="005F0331" w:rsidRPr="00741539">
          <w:rPr>
            <w:rStyle w:val="Hyperlink"/>
          </w:rPr>
          <w:t>a</w:t>
        </w:r>
        <w:r w:rsidR="00E72A84" w:rsidRPr="00741539">
          <w:rPr>
            <w:rStyle w:val="Hyperlink"/>
          </w:rPr>
          <w:t xml:space="preserve">nalysis with </w:t>
        </w:r>
        <w:r w:rsidR="005F0331" w:rsidRPr="00741539">
          <w:rPr>
            <w:rStyle w:val="Hyperlink"/>
          </w:rPr>
          <w:t>r</w:t>
        </w:r>
        <w:r w:rsidR="00E72A84" w:rsidRPr="00741539">
          <w:rPr>
            <w:rStyle w:val="Hyperlink"/>
          </w:rPr>
          <w:t xml:space="preserve">eplicate </w:t>
        </w:r>
        <w:r w:rsidR="005F0331" w:rsidRPr="00741539">
          <w:rPr>
            <w:rStyle w:val="Hyperlink"/>
          </w:rPr>
          <w:t>a</w:t>
        </w:r>
        <w:r w:rsidR="00E72A84" w:rsidRPr="00741539">
          <w:rPr>
            <w:rStyle w:val="Hyperlink"/>
          </w:rPr>
          <w:t>nnotations</w:t>
        </w:r>
      </w:hyperlink>
    </w:p>
    <w:p w14:paraId="29C4D2C4" w14:textId="2D6AADCE" w:rsidR="00E72A84" w:rsidRDefault="00741539" w:rsidP="00EC26FB">
      <w:pPr>
        <w:pStyle w:val="ListParagraph"/>
        <w:numPr>
          <w:ilvl w:val="0"/>
          <w:numId w:val="41"/>
        </w:numPr>
      </w:pPr>
      <w:hyperlink w:anchor="_Annotating_Peptides_with" w:history="1">
        <w:r w:rsidR="00E72A84" w:rsidRPr="00741539">
          <w:rPr>
            <w:rStyle w:val="Hyperlink"/>
          </w:rPr>
          <w:t xml:space="preserve">Annotating </w:t>
        </w:r>
        <w:r w:rsidR="005F0331" w:rsidRPr="00741539">
          <w:rPr>
            <w:rStyle w:val="Hyperlink"/>
          </w:rPr>
          <w:t>p</w:t>
        </w:r>
        <w:r w:rsidR="00E72A84" w:rsidRPr="00741539">
          <w:rPr>
            <w:rStyle w:val="Hyperlink"/>
          </w:rPr>
          <w:t xml:space="preserve">eptides with </w:t>
        </w:r>
        <w:r w:rsidR="005F0331" w:rsidRPr="00741539">
          <w:rPr>
            <w:rStyle w:val="Hyperlink"/>
          </w:rPr>
          <w:t>p</w:t>
        </w:r>
        <w:r w:rsidR="00E72A84" w:rsidRPr="00741539">
          <w:rPr>
            <w:rStyle w:val="Hyperlink"/>
          </w:rPr>
          <w:t xml:space="preserve">roblem </w:t>
        </w:r>
        <w:r w:rsidR="005F0331" w:rsidRPr="00741539">
          <w:rPr>
            <w:rStyle w:val="Hyperlink"/>
          </w:rPr>
          <w:t>p</w:t>
        </w:r>
        <w:r w:rsidR="00E72A84" w:rsidRPr="00741539">
          <w:rPr>
            <w:rStyle w:val="Hyperlink"/>
          </w:rPr>
          <w:t>eaks</w:t>
        </w:r>
      </w:hyperlink>
    </w:p>
    <w:p w14:paraId="7ED660B9" w14:textId="4BBE180C" w:rsidR="00E72A84" w:rsidRDefault="00741539" w:rsidP="00EC26FB">
      <w:pPr>
        <w:pStyle w:val="ListParagraph"/>
        <w:numPr>
          <w:ilvl w:val="0"/>
          <w:numId w:val="41"/>
        </w:numPr>
        <w:rPr>
          <w:ins w:id="2" w:author="nicksh" w:date="2015-04-16T16:59:00Z"/>
        </w:rPr>
      </w:pPr>
      <w:hyperlink w:anchor="_Initial_multi-replicate_inspection" w:history="1">
        <w:r w:rsidR="00E72A84" w:rsidRPr="00741539">
          <w:rPr>
            <w:rStyle w:val="Hyperlink"/>
          </w:rPr>
          <w:t xml:space="preserve">Initial </w:t>
        </w:r>
        <w:r w:rsidR="005F0331" w:rsidRPr="00741539">
          <w:rPr>
            <w:rStyle w:val="Hyperlink"/>
          </w:rPr>
          <w:t>m</w:t>
        </w:r>
        <w:r w:rsidR="00E72A84" w:rsidRPr="00741539">
          <w:rPr>
            <w:rStyle w:val="Hyperlink"/>
          </w:rPr>
          <w:t>ulti-</w:t>
        </w:r>
        <w:r w:rsidR="005F0331" w:rsidRPr="00741539">
          <w:rPr>
            <w:rStyle w:val="Hyperlink"/>
          </w:rPr>
          <w:t>r</w:t>
        </w:r>
        <w:r w:rsidR="00E72A84" w:rsidRPr="00741539">
          <w:rPr>
            <w:rStyle w:val="Hyperlink"/>
          </w:rPr>
          <w:t xml:space="preserve">eplicate </w:t>
        </w:r>
        <w:r w:rsidR="005F0331" w:rsidRPr="00741539">
          <w:rPr>
            <w:rStyle w:val="Hyperlink"/>
          </w:rPr>
          <w:t>i</w:t>
        </w:r>
        <w:r w:rsidR="00E72A84" w:rsidRPr="00741539">
          <w:rPr>
            <w:rStyle w:val="Hyperlink"/>
          </w:rPr>
          <w:t>nspection in Skyline</w:t>
        </w:r>
      </w:hyperlink>
    </w:p>
    <w:p w14:paraId="071CE5B8" w14:textId="4E8B0624" w:rsidR="00B84563" w:rsidRPr="00741539" w:rsidRDefault="00741539" w:rsidP="00B84563">
      <w:pPr>
        <w:pStyle w:val="ListParagraph"/>
        <w:numPr>
          <w:ilvl w:val="0"/>
          <w:numId w:val="41"/>
        </w:numPr>
        <w:rPr>
          <w:rStyle w:val="Hyperlink"/>
        </w:rPr>
      </w:pPr>
      <w:r>
        <w:fldChar w:fldCharType="begin"/>
      </w:r>
      <w:r>
        <w:instrText xml:space="preserve"> HYPERLINK  \l "_Simple_group_comparisons" </w:instrText>
      </w:r>
      <w:r>
        <w:fldChar w:fldCharType="separate"/>
      </w:r>
      <w:ins w:id="3" w:author="nicksh" w:date="2015-04-16T16:59:00Z">
        <w:r w:rsidR="00B84563" w:rsidRPr="00741539">
          <w:rPr>
            <w:rStyle w:val="Hyperlink"/>
          </w:rPr>
          <w:t>Simple group comparisons in Skyline</w:t>
        </w:r>
      </w:ins>
    </w:p>
    <w:p w14:paraId="3218F6D3" w14:textId="209E88D9" w:rsidR="00E72A84" w:rsidRDefault="00741539" w:rsidP="00EC26FB">
      <w:pPr>
        <w:pStyle w:val="ListParagraph"/>
        <w:numPr>
          <w:ilvl w:val="0"/>
          <w:numId w:val="41"/>
        </w:numPr>
      </w:pPr>
      <w:r>
        <w:fldChar w:fldCharType="end"/>
      </w:r>
      <w:hyperlink w:anchor="_Conclusion" w:history="1">
        <w:r w:rsidR="00E72A84" w:rsidRPr="00741539">
          <w:rPr>
            <w:rStyle w:val="Hyperlink"/>
          </w:rPr>
          <w:t>Con</w:t>
        </w:r>
        <w:r w:rsidR="00E72A84" w:rsidRPr="00741539">
          <w:rPr>
            <w:rStyle w:val="Hyperlink"/>
          </w:rPr>
          <w:t>c</w:t>
        </w:r>
        <w:r w:rsidR="00E72A84" w:rsidRPr="00741539">
          <w:rPr>
            <w:rStyle w:val="Hyperlink"/>
          </w:rPr>
          <w:t>lusion</w:t>
        </w:r>
      </w:hyperlink>
    </w:p>
    <w:p w14:paraId="41D4C107" w14:textId="77777777" w:rsidR="005E1229" w:rsidRDefault="005E1229" w:rsidP="005E1229">
      <w:pPr>
        <w:pStyle w:val="Heading1"/>
      </w:pPr>
      <w:bookmarkStart w:id="4" w:name="_Getting_Started"/>
      <w:bookmarkEnd w:id="4"/>
      <w:r>
        <w:t>Getting Started</w:t>
      </w:r>
    </w:p>
    <w:p w14:paraId="19FDFF7D" w14:textId="77777777" w:rsidR="00502106" w:rsidRPr="005E1229" w:rsidRDefault="00AD50CB" w:rsidP="005E1229">
      <w:r w:rsidRPr="005E1229">
        <w:t xml:space="preserve">To start this tutorial, download the following ZIP file: </w:t>
      </w:r>
    </w:p>
    <w:p w14:paraId="403F1F00" w14:textId="77777777" w:rsidR="001342BA" w:rsidRDefault="00A16241" w:rsidP="001342BA">
      <w:hyperlink r:id="rId8" w:history="1">
        <w:r w:rsidR="00600F10" w:rsidRPr="00E4557B">
          <w:rPr>
            <w:rStyle w:val="Hyperlink"/>
          </w:rPr>
          <w:t>https://skyline.gs.washington.edu/tutorials/GroupedStudies1.zip</w:t>
        </w:r>
      </w:hyperlink>
      <w:r w:rsidR="001342BA">
        <w:t xml:space="preserve"> </w:t>
      </w:r>
    </w:p>
    <w:p w14:paraId="50950C81" w14:textId="77777777" w:rsidR="00502106" w:rsidRPr="005E1229" w:rsidRDefault="00AD50CB" w:rsidP="005E1229">
      <w:r w:rsidRPr="005E1229">
        <w:t xml:space="preserve">Extract the files in it to a folder on your computer, like: </w:t>
      </w:r>
    </w:p>
    <w:p w14:paraId="010D91F9" w14:textId="77777777" w:rsidR="00502106" w:rsidRPr="005E1229" w:rsidRDefault="00AD50CB" w:rsidP="005E1229">
      <w:r w:rsidRPr="005E1229">
        <w:lastRenderedPageBreak/>
        <w:t xml:space="preserve">C:\Users\brendanx\Documents </w:t>
      </w:r>
    </w:p>
    <w:p w14:paraId="00A5C086" w14:textId="77777777" w:rsidR="00502106" w:rsidRPr="005E1229" w:rsidRDefault="00AD50CB" w:rsidP="005E1229">
      <w:r w:rsidRPr="005E1229">
        <w:t xml:space="preserve">This will create a new folder: </w:t>
      </w:r>
    </w:p>
    <w:p w14:paraId="71D77798" w14:textId="77777777" w:rsidR="00502106" w:rsidRDefault="00AD50CB" w:rsidP="005E1229">
      <w:r w:rsidRPr="005E1229">
        <w:t>C:\Users\bre</w:t>
      </w:r>
      <w:r w:rsidR="006B1E55">
        <w:t>ndanx\Documents\</w:t>
      </w:r>
      <w:r w:rsidR="005E773F">
        <w:t>GroupedStudies</w:t>
      </w:r>
      <w:r w:rsidR="00600F10">
        <w:t>1</w:t>
      </w:r>
    </w:p>
    <w:p w14:paraId="72140048" w14:textId="77777777" w:rsidR="006B1E55" w:rsidRDefault="006B1E55" w:rsidP="005E1229">
      <w:r>
        <w:t xml:space="preserve">If you inspect the contents of this new folder, you will find that it contains </w:t>
      </w:r>
      <w:r w:rsidR="00600F10">
        <w:t>a</w:t>
      </w:r>
      <w:r w:rsidR="005E773F">
        <w:t xml:space="preserve"> subfolder</w:t>
      </w:r>
      <w:r>
        <w:t>:</w:t>
      </w:r>
    </w:p>
    <w:p w14:paraId="045BB7A1" w14:textId="27ABBAC3" w:rsidR="006B1E55" w:rsidRDefault="005E773F" w:rsidP="006A227F">
      <w:pPr>
        <w:pStyle w:val="ListParagraph"/>
        <w:numPr>
          <w:ilvl w:val="0"/>
          <w:numId w:val="1"/>
        </w:numPr>
      </w:pPr>
      <w:r>
        <w:t>Heart Failure</w:t>
      </w:r>
      <w:r w:rsidR="006B1E55">
        <w:t xml:space="preserve"> – </w:t>
      </w:r>
      <w:r>
        <w:t xml:space="preserve">files from a heart failure study in a salt sensitive rat model, </w:t>
      </w:r>
      <w:r w:rsidR="00C64AAB">
        <w:t>provided by the</w:t>
      </w:r>
      <w:r>
        <w:t xml:space="preserve"> labs</w:t>
      </w:r>
      <w:r w:rsidR="005F2A2F">
        <w:t xml:space="preserve"> of Michael J. </w:t>
      </w:r>
      <w:proofErr w:type="spellStart"/>
      <w:r w:rsidR="005F2A2F">
        <w:t>Toth</w:t>
      </w:r>
      <w:proofErr w:type="spellEnd"/>
      <w:r w:rsidR="005F2A2F">
        <w:t xml:space="preserve"> and Michael J. </w:t>
      </w:r>
      <w:proofErr w:type="spellStart"/>
      <w:r w:rsidR="005F2A2F">
        <w:t>MacCoss</w:t>
      </w:r>
      <w:proofErr w:type="spellEnd"/>
      <w:r w:rsidR="005F2A2F">
        <w:t>.</w:t>
      </w:r>
    </w:p>
    <w:p w14:paraId="4DA05D80" w14:textId="193A4A80" w:rsidR="00502106" w:rsidRDefault="00FB78E4" w:rsidP="00972BD0">
      <w:pPr>
        <w:jc w:val="both"/>
        <w:rPr>
          <w:rFonts w:ascii="Cambria" w:hAnsi="Cambria"/>
          <w:b/>
          <w:bCs/>
          <w:sz w:val="27"/>
          <w:szCs w:val="27"/>
        </w:rPr>
      </w:pPr>
      <w:r>
        <w:t xml:space="preserve">Follow the tutorial below to learn how </w:t>
      </w:r>
      <w:r w:rsidR="00D4617F">
        <w:t xml:space="preserve">to </w:t>
      </w:r>
      <w:r>
        <w:t xml:space="preserve">process data for </w:t>
      </w:r>
      <w:r w:rsidR="00600F10">
        <w:t xml:space="preserve">a </w:t>
      </w:r>
      <w:r w:rsidR="00B7220B">
        <w:t>stud</w:t>
      </w:r>
      <w:r w:rsidR="00600F10">
        <w:t>y</w:t>
      </w:r>
      <w:r w:rsidR="00B7220B">
        <w:t xml:space="preserve"> </w:t>
      </w:r>
      <w:r w:rsidR="00D4617F">
        <w:t>of this nature</w:t>
      </w:r>
      <w:r w:rsidR="00B7220B">
        <w:t xml:space="preserve">, and </w:t>
      </w:r>
      <w:r w:rsidR="00D4617F">
        <w:t>to gain a better understanding of</w:t>
      </w:r>
      <w:r w:rsidR="00B7220B">
        <w:t xml:space="preserve"> </w:t>
      </w:r>
      <w:r w:rsidR="00D4617F">
        <w:t xml:space="preserve">a study’s </w:t>
      </w:r>
      <w:r w:rsidR="00B7220B">
        <w:t xml:space="preserve">protein/peptide targets </w:t>
      </w:r>
      <w:r w:rsidR="00D4617F">
        <w:t>as well as its</w:t>
      </w:r>
      <w:r w:rsidR="00B7220B">
        <w:t xml:space="preserve"> overall data quality.</w:t>
      </w:r>
    </w:p>
    <w:p w14:paraId="1C2FD251" w14:textId="3ACCEC30" w:rsidR="00502106" w:rsidRDefault="00741FA4" w:rsidP="005E1229">
      <w:pPr>
        <w:pStyle w:val="Heading1"/>
      </w:pPr>
      <w:bookmarkStart w:id="5" w:name="_Differential_analysis_after"/>
      <w:bookmarkEnd w:id="5"/>
      <w:r>
        <w:t xml:space="preserve">Differential </w:t>
      </w:r>
      <w:r w:rsidR="00C46FEA">
        <w:t>a</w:t>
      </w:r>
      <w:r>
        <w:t xml:space="preserve">nalysis after </w:t>
      </w:r>
      <w:r w:rsidR="00C46FEA">
        <w:t>m</w:t>
      </w:r>
      <w:r>
        <w:t xml:space="preserve">ethod </w:t>
      </w:r>
      <w:r w:rsidR="00C46FEA">
        <w:t>r</w:t>
      </w:r>
      <w:r>
        <w:t>efinement</w:t>
      </w:r>
    </w:p>
    <w:p w14:paraId="71A42698" w14:textId="79E39405" w:rsidR="00BF3C0E" w:rsidRDefault="00537ADF" w:rsidP="00972BD0">
      <w:pPr>
        <w:jc w:val="both"/>
      </w:pPr>
      <w:r>
        <w:t>The data in the “Heart Failure” subfolder of the “GroupedStudies</w:t>
      </w:r>
      <w:r w:rsidR="00BE04B0">
        <w:t>1</w:t>
      </w:r>
      <w:r>
        <w:t xml:space="preserve">” folder you just created was </w:t>
      </w:r>
      <w:r w:rsidR="00FF2562">
        <w:t>collected</w:t>
      </w:r>
      <w:r>
        <w:t xml:space="preserve"> at the </w:t>
      </w:r>
      <w:proofErr w:type="spellStart"/>
      <w:r>
        <w:t>MacCoss</w:t>
      </w:r>
      <w:proofErr w:type="spellEnd"/>
      <w:r>
        <w:t xml:space="preserve"> lab </w:t>
      </w:r>
      <w:r w:rsidR="00FF2562">
        <w:t>while investigating</w:t>
      </w:r>
      <w:r>
        <w:t xml:space="preserve"> the potential and limitations of the approach described in the </w:t>
      </w:r>
      <w:hyperlink r:id="rId9" w:history="1">
        <w:r w:rsidRPr="00537ADF">
          <w:rPr>
            <w:rStyle w:val="Hyperlink"/>
          </w:rPr>
          <w:t>Targeted Method Refinement</w:t>
        </w:r>
      </w:hyperlink>
      <w:r>
        <w:t xml:space="preserve"> tutorial.  The data w</w:t>
      </w:r>
      <w:r w:rsidR="00FF2562">
        <w:t>ere</w:t>
      </w:r>
      <w:r>
        <w:t xml:space="preserve"> never published for a </w:t>
      </w:r>
      <w:r w:rsidR="00193333">
        <w:t xml:space="preserve">variety </w:t>
      </w:r>
      <w:r>
        <w:t xml:space="preserve">of reasons, some of which will </w:t>
      </w:r>
      <w:r w:rsidR="00193333">
        <w:t>be</w:t>
      </w:r>
      <w:r w:rsidR="00127FB2">
        <w:t>come</w:t>
      </w:r>
      <w:r w:rsidR="00193333">
        <w:t xml:space="preserve"> apparent</w:t>
      </w:r>
      <w:r>
        <w:t xml:space="preserve"> when you use Skyline to understand th</w:t>
      </w:r>
      <w:r w:rsidR="00FF2562">
        <w:t>e</w:t>
      </w:r>
      <w:r>
        <w:t xml:space="preserve"> </w:t>
      </w:r>
      <w:r w:rsidR="00FF2562">
        <w:t xml:space="preserve">collected </w:t>
      </w:r>
      <w:r>
        <w:t xml:space="preserve">data.  </w:t>
      </w:r>
      <w:r w:rsidR="00674E4B">
        <w:t>However, m</w:t>
      </w:r>
      <w:r>
        <w:t xml:space="preserve">any of the ideas that came from this trial of targeted method refinement and other experiments like it were published </w:t>
      </w:r>
      <w:r w:rsidR="003C0150">
        <w:t>separate from this data set.</w:t>
      </w:r>
      <w:r w:rsidR="00FF2447">
        <w:fldChar w:fldCharType="begin"/>
      </w:r>
      <w:r w:rsidR="00FF2447">
        <w:instrText xml:space="preserve"> ADDIN ZOTERO_ITEM CSL_CITATION {"citationID":"tmd9n3f0r","properties":{"formattedCitation":"{\\rtf \\super 1\\nosupersub{}}","plainCitation":"1"},"citationItems":[{"id":54,"uris":["http://zotero.org/users/916000/items/3CEE9DBA"],"uri":["http://zotero.org/users/916000/items/3CEE9DBA"],"itemData":{"id":54,"type":"article-journal","title":"The development of selected reaction monitoring methods for targeted proteomics via empirical refinement","container-title":"PROTEOMICS","page":"1134-1141","volume":"12","issue":"8","source":"Wiley Online Library","abstract":"Software advancements in the last several years have had a significant impact on proteomics from method development to data analysis. Herein, we detail a method, which uses our in-house developed software tool termed Skyline, for empirical refinement of candidate peptides from targeted proteins. The method consists of four main steps from generation of a testable hypothesis, method development, peptide refinement, to peptide validation. The ultimate goal is to identify the best performing peptide in terms of ionization efficiency, reproducibility, specificity, and chromatographic characteristics to monitor as a proxy for protein abundance. It is important to emphasize that this method allows the user to perform this refinement procedure in the sample matrix and organism of interest with the instrumentation available. Finally, the method is demonstrated in a case study to determine the best peptide to monitor the abundance of surfactant protein B in lung aspirates.","DOI":"10.1002/pmic.201200042","ISSN":"1615-9861","journalAbbreviation":"Proteomics","language":"en","author":[{"family":"Bereman","given":"Michael S."},{"family":"MacLean","given":"Brendan"},{"family":"Tomazela","given":"Daniela M."},{"family":"Liebler","given":"Daniel C."},{"family":"MacCoss","given":"Michael J."}],"issued":{"date-parts":[["2012",4,1]]},"accessed":{"date-parts":[["2014",9,3]]}}}],"schema":"https://github.com/citation-style-language/schema/raw/master/csl-citation.json"} </w:instrText>
      </w:r>
      <w:r w:rsidR="00FF2447">
        <w:fldChar w:fldCharType="separate"/>
      </w:r>
      <w:r w:rsidR="00FF2447" w:rsidRPr="00FF2447">
        <w:rPr>
          <w:rFonts w:ascii="Calibri" w:hAnsi="Calibri" w:cs="Times New Roman"/>
          <w:szCs w:val="24"/>
          <w:vertAlign w:val="superscript"/>
        </w:rPr>
        <w:t>1</w:t>
      </w:r>
      <w:r w:rsidR="00FF2447">
        <w:fldChar w:fldCharType="end"/>
      </w:r>
    </w:p>
    <w:p w14:paraId="416985C3" w14:textId="3B9459B4" w:rsidR="00FF2447" w:rsidRDefault="000A1509" w:rsidP="00972BD0">
      <w:pPr>
        <w:jc w:val="both"/>
      </w:pPr>
      <w:r>
        <w:t xml:space="preserve">In the original study, 109 proteins were </w:t>
      </w:r>
      <w:r w:rsidR="00193333">
        <w:t xml:space="preserve">selected </w:t>
      </w:r>
      <w:r>
        <w:t xml:space="preserve">from the literature </w:t>
      </w:r>
      <w:r w:rsidR="00193333">
        <w:t>based on their proposed involvement in</w:t>
      </w:r>
      <w:r>
        <w:t xml:space="preserve"> heart failure.  These </w:t>
      </w:r>
      <w:r w:rsidR="00193333">
        <w:t xml:space="preserve">proteins </w:t>
      </w:r>
      <w:r>
        <w:t xml:space="preserve">were added to </w:t>
      </w:r>
      <w:r w:rsidR="00193333">
        <w:t xml:space="preserve">a </w:t>
      </w:r>
      <w:r>
        <w:t>Skyline</w:t>
      </w:r>
      <w:r w:rsidR="00193333">
        <w:t xml:space="preserve"> document</w:t>
      </w:r>
      <w:r>
        <w:t xml:space="preserve">.  Some were added by importing FASTA format text for the protein sequences and allowing Skyline to perform </w:t>
      </w:r>
      <w:r w:rsidRPr="00FE0BAE">
        <w:rPr>
          <w:i/>
        </w:rPr>
        <w:t xml:space="preserve">in </w:t>
      </w:r>
      <w:proofErr w:type="spellStart"/>
      <w:r w:rsidRPr="00FE0BAE">
        <w:rPr>
          <w:i/>
        </w:rPr>
        <w:t>silico</w:t>
      </w:r>
      <w:proofErr w:type="spellEnd"/>
      <w:r>
        <w:t xml:space="preserve"> tryptic digestion</w:t>
      </w:r>
      <w:r w:rsidR="00193333">
        <w:t>.</w:t>
      </w:r>
      <w:r>
        <w:t xml:space="preserve"> </w:t>
      </w:r>
      <w:r w:rsidR="00193333">
        <w:t xml:space="preserve">Parameters were set in Skyline to </w:t>
      </w:r>
      <w:r>
        <w:t>includ</w:t>
      </w:r>
      <w:r w:rsidR="00193333">
        <w:t>e</w:t>
      </w:r>
      <w:r>
        <w:t xml:space="preserve"> all peptides between 6 and 30 amino acids long with no missed cleavages.  For other proteins, th</w:t>
      </w:r>
      <w:r w:rsidR="00193333">
        <w:t xml:space="preserve">e </w:t>
      </w:r>
      <w:r w:rsidR="00193333" w:rsidRPr="00FE0BAE">
        <w:rPr>
          <w:i/>
        </w:rPr>
        <w:t xml:space="preserve">in </w:t>
      </w:r>
      <w:proofErr w:type="spellStart"/>
      <w:r w:rsidR="00193333" w:rsidRPr="00FE0BAE">
        <w:rPr>
          <w:i/>
        </w:rPr>
        <w:t>silico</w:t>
      </w:r>
      <w:proofErr w:type="spellEnd"/>
      <w:r w:rsidR="00193333">
        <w:t xml:space="preserve"> processing </w:t>
      </w:r>
      <w:r>
        <w:t>was performed outside Skyline</w:t>
      </w:r>
      <w:r w:rsidR="00193333">
        <w:t>.</w:t>
      </w:r>
      <w:r>
        <w:t xml:space="preserve"> </w:t>
      </w:r>
      <w:r w:rsidR="00193333">
        <w:t>The</w:t>
      </w:r>
      <w:r>
        <w:t xml:space="preserve"> resulting </w:t>
      </w:r>
      <w:r w:rsidR="00193333">
        <w:t xml:space="preserve">peptide </w:t>
      </w:r>
      <w:r>
        <w:t xml:space="preserve">lists </w:t>
      </w:r>
      <w:r w:rsidR="00193333">
        <w:t xml:space="preserve">from these proteins </w:t>
      </w:r>
      <w:r>
        <w:t xml:space="preserve">were pasted </w:t>
      </w:r>
      <w:r w:rsidR="00E6629A">
        <w:t xml:space="preserve">directly into </w:t>
      </w:r>
      <w:r w:rsidR="00193333">
        <w:t xml:space="preserve">a </w:t>
      </w:r>
      <w:r w:rsidR="00E6629A">
        <w:t>Skyline</w:t>
      </w:r>
      <w:r>
        <w:t xml:space="preserve"> </w:t>
      </w:r>
      <w:r w:rsidR="00193333">
        <w:t xml:space="preserve">document </w:t>
      </w:r>
      <w:r>
        <w:t xml:space="preserve">(see </w:t>
      </w:r>
      <w:hyperlink r:id="rId10" w:history="1">
        <w:r w:rsidRPr="000A1509">
          <w:rPr>
            <w:rStyle w:val="Hyperlink"/>
          </w:rPr>
          <w:t>Targeted Method Editing</w:t>
        </w:r>
      </w:hyperlink>
      <w:r>
        <w:t xml:space="preserve"> tutorial)</w:t>
      </w:r>
      <w:r w:rsidR="00E6629A">
        <w:t>.</w:t>
      </w:r>
      <w:r>
        <w:t xml:space="preserve"> </w:t>
      </w:r>
      <w:r w:rsidR="00E6629A">
        <w:t xml:space="preserve"> </w:t>
      </w:r>
      <w:r>
        <w:t xml:space="preserve">This created </w:t>
      </w:r>
      <w:r w:rsidR="00193333">
        <w:t xml:space="preserve">a document with </w:t>
      </w:r>
      <w:r w:rsidR="002D06DD">
        <w:t>2,165 target peptides</w:t>
      </w:r>
      <w:r w:rsidR="000D101A">
        <w:t>.  For each doubly-charged precursor, singly-charged product ions corresponding to</w:t>
      </w:r>
      <w:r w:rsidR="002D06DD">
        <w:t xml:space="preserve"> y</w:t>
      </w:r>
      <w:r w:rsidR="002D06DD" w:rsidRPr="00FE0BAE">
        <w:rPr>
          <w:vertAlign w:val="subscript"/>
        </w:rPr>
        <w:t>3</w:t>
      </w:r>
      <w:r w:rsidR="002D06DD">
        <w:t xml:space="preserve"> through </w:t>
      </w:r>
      <w:proofErr w:type="gramStart"/>
      <w:r w:rsidR="002D06DD">
        <w:t>y</w:t>
      </w:r>
      <w:r w:rsidR="002D06DD" w:rsidRPr="00FE0BAE">
        <w:rPr>
          <w:vertAlign w:val="subscript"/>
        </w:rPr>
        <w:t>(</w:t>
      </w:r>
      <w:proofErr w:type="gramEnd"/>
      <w:r w:rsidR="002D06DD" w:rsidRPr="00FE0BAE">
        <w:rPr>
          <w:vertAlign w:val="subscript"/>
        </w:rPr>
        <w:t>n-1</w:t>
      </w:r>
      <w:r w:rsidR="000D101A" w:rsidRPr="00FE0BAE">
        <w:rPr>
          <w:vertAlign w:val="subscript"/>
        </w:rPr>
        <w:t>)</w:t>
      </w:r>
      <w:r w:rsidR="00704193">
        <w:t xml:space="preserve"> were considered</w:t>
      </w:r>
      <w:r w:rsidR="000D101A">
        <w:t>.</w:t>
      </w:r>
      <w:r w:rsidR="00734326">
        <w:t xml:space="preserve">  This initial</w:t>
      </w:r>
      <w:r w:rsidR="00E6629A">
        <w:t>,</w:t>
      </w:r>
      <w:r w:rsidR="00734326">
        <w:t xml:space="preserve"> exhaustive method </w:t>
      </w:r>
      <w:r w:rsidR="00704193">
        <w:t xml:space="preserve">covered 12,194 transitions </w:t>
      </w:r>
      <w:r w:rsidR="00FE0BAE">
        <w:t xml:space="preserve">and </w:t>
      </w:r>
      <w:r w:rsidR="00734326">
        <w:t xml:space="preserve">was measured </w:t>
      </w:r>
      <w:r w:rsidR="00704193">
        <w:t xml:space="preserve">with </w:t>
      </w:r>
      <w:r w:rsidR="00546288">
        <w:t xml:space="preserve">an </w:t>
      </w:r>
      <w:r w:rsidR="00704193">
        <w:t>unscheduled SRM</w:t>
      </w:r>
      <w:r w:rsidR="00734326">
        <w:t xml:space="preserve"> </w:t>
      </w:r>
      <w:r w:rsidR="00546288">
        <w:t xml:space="preserve">method </w:t>
      </w:r>
      <w:r w:rsidR="00734326">
        <w:t xml:space="preserve">on </w:t>
      </w:r>
      <w:r w:rsidR="00704193">
        <w:t xml:space="preserve">a sample of pooled </w:t>
      </w:r>
      <w:r w:rsidR="00734326">
        <w:t>rat plasma</w:t>
      </w:r>
      <w:r w:rsidR="00704193">
        <w:t>.</w:t>
      </w:r>
      <w:r w:rsidR="00734326">
        <w:t xml:space="preserve"> </w:t>
      </w:r>
      <w:r w:rsidR="00704193">
        <w:t xml:space="preserve">This initial analysis was only performed once and </w:t>
      </w:r>
      <w:r w:rsidR="00734326">
        <w:t>requir</w:t>
      </w:r>
      <w:r w:rsidR="00704193">
        <w:t>ed</w:t>
      </w:r>
      <w:r w:rsidR="00734326">
        <w:t xml:space="preserve"> 151 </w:t>
      </w:r>
      <w:r w:rsidR="00600F10">
        <w:t xml:space="preserve">separate </w:t>
      </w:r>
      <w:r w:rsidR="00734326">
        <w:t xml:space="preserve">mass spec </w:t>
      </w:r>
      <w:r w:rsidR="00704193">
        <w:t>injections</w:t>
      </w:r>
      <w:r w:rsidR="00734326">
        <w:t>.</w:t>
      </w:r>
    </w:p>
    <w:p w14:paraId="083D5D17" w14:textId="1797B255" w:rsidR="00734326" w:rsidRDefault="00734326" w:rsidP="00972BD0">
      <w:pPr>
        <w:jc w:val="both"/>
      </w:pPr>
      <w:r>
        <w:t xml:space="preserve">The resulting </w:t>
      </w:r>
      <w:r w:rsidR="00E6629A">
        <w:t xml:space="preserve">raw </w:t>
      </w:r>
      <w:r>
        <w:t xml:space="preserve">data </w:t>
      </w:r>
      <w:r w:rsidR="00E6629A">
        <w:t xml:space="preserve">files </w:t>
      </w:r>
      <w:r>
        <w:t>w</w:t>
      </w:r>
      <w:r w:rsidR="00E6629A">
        <w:t>ere</w:t>
      </w:r>
      <w:r>
        <w:t xml:space="preserve"> imported into Skyline and used to determine which of the target peptides showed any promise of being detect</w:t>
      </w:r>
      <w:r w:rsidR="00193333">
        <w:t>ed in the plasma matrix</w:t>
      </w:r>
      <w:r>
        <w:t xml:space="preserve"> without any further sample preparation.  Of the original 2,165 target peptides, only 135 </w:t>
      </w:r>
      <w:r w:rsidR="00C149ED">
        <w:t>(from 49 proteins) had</w:t>
      </w:r>
      <w:r>
        <w:t xml:space="preserve"> a peak in the full-gradient chromatograms with sufficient co</w:t>
      </w:r>
      <w:r w:rsidR="0054755F">
        <w:t>-</w:t>
      </w:r>
      <w:r>
        <w:t>elution of the targeted y-ions</w:t>
      </w:r>
      <w:r w:rsidR="00B76CF6">
        <w:t xml:space="preserve"> (2 with 3 ions, 5 with 4 ions, 27 with 5 ions and 103 with 6 ions)</w:t>
      </w:r>
      <w:r w:rsidR="00E769A9">
        <w:t>.</w:t>
      </w:r>
      <w:r w:rsidR="0008309C">
        <w:t xml:space="preserve">  </w:t>
      </w:r>
      <w:r w:rsidR="00A23D1D">
        <w:t>These remaining</w:t>
      </w:r>
      <w:r w:rsidR="0008309C">
        <w:t xml:space="preserve"> 780 transitions were scheduled for quantification in a single run</w:t>
      </w:r>
      <w:r w:rsidR="00AB359A">
        <w:t xml:space="preserve"> using</w:t>
      </w:r>
      <w:r w:rsidR="0008309C">
        <w:t xml:space="preserve"> 5 minute </w:t>
      </w:r>
      <w:r w:rsidR="00A23D1D">
        <w:t xml:space="preserve">wide retention time </w:t>
      </w:r>
      <w:r w:rsidR="0008309C">
        <w:t xml:space="preserve">windows around the detected peaks in a 90 minute gradient.  This scheduled method was then run </w:t>
      </w:r>
      <w:r w:rsidR="00A23D1D">
        <w:t>on plasma digests from 14 salt sensitive rats (7 healthy and 7 that had experienced heart failure induced by a high salt diet)</w:t>
      </w:r>
      <w:r w:rsidR="0008309C">
        <w:t xml:space="preserve"> </w:t>
      </w:r>
      <w:r w:rsidR="00E6629A">
        <w:t xml:space="preserve">in triplicate </w:t>
      </w:r>
      <w:r w:rsidR="00A23D1D">
        <w:t>for a total of 42 injections</w:t>
      </w:r>
      <w:r w:rsidR="0008309C">
        <w:t>.</w:t>
      </w:r>
      <w:r w:rsidR="00E72178">
        <w:t xml:space="preserve">  These injections, which will be analyzed throughout the course of the current tutorial, were intended to </w:t>
      </w:r>
      <w:r w:rsidR="00E72178">
        <w:lastRenderedPageBreak/>
        <w:t xml:space="preserve">determine which of the 135 detectable peptides demonstrated any potential </w:t>
      </w:r>
      <w:r w:rsidR="00254289">
        <w:t>of</w:t>
      </w:r>
      <w:r w:rsidR="00E72178">
        <w:t xml:space="preserve"> differentiating b</w:t>
      </w:r>
      <w:r w:rsidR="00115A58">
        <w:t>etween the two groups, making them</w:t>
      </w:r>
      <w:r w:rsidR="00E72178">
        <w:t xml:space="preserve"> candidates for further study as potential biomarkers.</w:t>
      </w:r>
    </w:p>
    <w:p w14:paraId="7D3CE01C" w14:textId="2B92D17A" w:rsidR="0087193F" w:rsidRDefault="0087193F" w:rsidP="00972BD0">
      <w:pPr>
        <w:jc w:val="both"/>
      </w:pPr>
      <w:r>
        <w:t xml:space="preserve">The </w:t>
      </w:r>
      <w:r w:rsidR="007A5DAF">
        <w:t xml:space="preserve">overall </w:t>
      </w:r>
      <w:r>
        <w:t>goal of this study was to determine whether useful scientific insight could come from a targeted investigation, using SRM</w:t>
      </w:r>
      <w:r w:rsidR="00735C73">
        <w:t>, starting</w:t>
      </w:r>
      <w:r>
        <w:t xml:space="preserve"> without very much prior knowledge of the targeted proteins or peptides and without aid of stable isotope labeled reference peptides.</w:t>
      </w:r>
    </w:p>
    <w:p w14:paraId="236E8C28" w14:textId="77777777" w:rsidR="0008309C" w:rsidRDefault="0008309C" w:rsidP="0096102F">
      <w:r w:rsidRPr="0008309C">
        <w:object w:dxaOrig="12957" w:dyaOrig="9070" w14:anchorId="0B80A6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30.75pt" o:ole="">
            <v:imagedata r:id="rId11" o:title=""/>
          </v:shape>
          <o:OLEObject Type="Embed" ProgID="Unknown" ShapeID="_x0000_i1025" DrawAspect="Content" ObjectID="_1490710194" r:id="rId12"/>
        </w:object>
      </w:r>
    </w:p>
    <w:p w14:paraId="6303A947" w14:textId="77777777" w:rsidR="0008309C" w:rsidRDefault="0008309C" w:rsidP="0096102F">
      <w:pPr>
        <w:rPr>
          <w:sz w:val="20"/>
          <w:szCs w:val="20"/>
        </w:rPr>
      </w:pPr>
      <w:r>
        <w:rPr>
          <w:b/>
          <w:sz w:val="20"/>
          <w:szCs w:val="20"/>
        </w:rPr>
        <w:t>Figure 1</w:t>
      </w:r>
      <w:r>
        <w:rPr>
          <w:sz w:val="20"/>
          <w:szCs w:val="20"/>
        </w:rPr>
        <w:t xml:space="preserve">: </w:t>
      </w:r>
      <w:r w:rsidR="004E7BE2">
        <w:rPr>
          <w:sz w:val="20"/>
          <w:szCs w:val="20"/>
        </w:rPr>
        <w:t>A schematic showing proposed “Detection” and “Differentiation” phases of targeted method refinement in a heart failure study on a salt sensitive rat model.</w:t>
      </w:r>
    </w:p>
    <w:p w14:paraId="1E820553" w14:textId="77777777" w:rsidR="0087193F" w:rsidRDefault="0087193F" w:rsidP="0096102F">
      <w:r>
        <w:t>To begin processing the data collected for the Differentiation phase of this method refinement study:</w:t>
      </w:r>
    </w:p>
    <w:p w14:paraId="7D1316A4" w14:textId="66128CAB" w:rsidR="0087193F" w:rsidRDefault="00F24FB0" w:rsidP="006A227F">
      <w:pPr>
        <w:pStyle w:val="ListParagraph"/>
        <w:numPr>
          <w:ilvl w:val="0"/>
          <w:numId w:val="2"/>
        </w:numPr>
      </w:pPr>
      <w:r>
        <w:t xml:space="preserve">Open the </w:t>
      </w:r>
      <w:r w:rsidR="007A507F">
        <w:t>“</w:t>
      </w:r>
      <w:proofErr w:type="spellStart"/>
      <w:r>
        <w:t>Rat_plasma.sky</w:t>
      </w:r>
      <w:proofErr w:type="spellEnd"/>
      <w:r w:rsidR="007A507F">
        <w:t>”</w:t>
      </w:r>
      <w:r>
        <w:t xml:space="preserve"> file in the </w:t>
      </w:r>
      <w:r w:rsidR="00FD5891">
        <w:t>“</w:t>
      </w:r>
      <w:r>
        <w:t>GroupedStudies</w:t>
      </w:r>
      <w:r w:rsidR="00140E5C">
        <w:t>1</w:t>
      </w:r>
      <w:r>
        <w:t>\Heart Failure\raw</w:t>
      </w:r>
      <w:r w:rsidR="00FD5891">
        <w:t>”</w:t>
      </w:r>
      <w:r>
        <w:t xml:space="preserve"> subfolder.</w:t>
      </w:r>
    </w:p>
    <w:p w14:paraId="60589B72" w14:textId="77777777" w:rsidR="00F673E6" w:rsidRDefault="00F24FB0" w:rsidP="00F24FB0">
      <w:r>
        <w:t xml:space="preserve">By inspecting the indicators at the bottom right corner of the Skyline window, you will see that the file you opened contains 49 proteins, 137 peptides and </w:t>
      </w:r>
      <w:r w:rsidR="00F673E6">
        <w:t>789 transitions.</w:t>
      </w:r>
    </w:p>
    <w:p w14:paraId="425046A5" w14:textId="77777777" w:rsidR="00032225" w:rsidRDefault="00F673E6" w:rsidP="00F24FB0">
      <w:r>
        <w:rPr>
          <w:noProof/>
        </w:rPr>
        <w:drawing>
          <wp:inline distT="0" distB="0" distL="0" distR="0" wp14:anchorId="61904EE0" wp14:editId="782EC87B">
            <wp:extent cx="3371850" cy="228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1850" cy="228600"/>
                    </a:xfrm>
                    <a:prstGeom prst="rect">
                      <a:avLst/>
                    </a:prstGeom>
                    <a:noFill/>
                    <a:ln>
                      <a:noFill/>
                    </a:ln>
                  </pic:spPr>
                </pic:pic>
              </a:graphicData>
            </a:graphic>
          </wp:inline>
        </w:drawing>
      </w:r>
    </w:p>
    <w:p w14:paraId="1CB306CE" w14:textId="482A9477" w:rsidR="00F673E6" w:rsidRDefault="00F673E6" w:rsidP="00972BD0">
      <w:pPr>
        <w:jc w:val="both"/>
      </w:pPr>
      <w:r>
        <w:t>This is not quite what is promised in the figure above</w:t>
      </w:r>
      <w:r w:rsidR="005A3E37">
        <w:t xml:space="preserve"> (from a manuscript draft that was never published)</w:t>
      </w:r>
      <w:r>
        <w:t xml:space="preserve">, but the document also contains one extra peptide list (at the bottom, named “S”), which contains 3 global normalization peptides.  These are intended to reduce the impact of systematic variance in measurement </w:t>
      </w:r>
      <w:r>
        <w:lastRenderedPageBreak/>
        <w:t>that impacts all peptides in the sample.  You will learn more about this later.  And, somehow, this file must have lost 1 protein with 1 peptide from what was described above.</w:t>
      </w:r>
    </w:p>
    <w:p w14:paraId="1B18BEAA" w14:textId="5DDFBFCE" w:rsidR="00F673E6" w:rsidRDefault="00F673E6" w:rsidP="00972BD0">
      <w:pPr>
        <w:jc w:val="both"/>
      </w:pPr>
      <w:r>
        <w:t>You will also notice that some of the peptides have matching library spectra.</w:t>
      </w:r>
      <w:r w:rsidR="00831383">
        <w:t xml:space="preserve">  You can see this in the </w:t>
      </w:r>
      <w:r w:rsidR="00831383" w:rsidRPr="007948CE">
        <w:rPr>
          <w:b/>
        </w:rPr>
        <w:t>Targets</w:t>
      </w:r>
      <w:r w:rsidR="00831383">
        <w:t xml:space="preserve"> view.  The peptide icons with spectrum lines in the lower right corner (</w:t>
      </w:r>
      <w:r w:rsidR="00831383">
        <w:rPr>
          <w:noProof/>
        </w:rPr>
        <w:drawing>
          <wp:inline distT="0" distB="0" distL="0" distR="0" wp14:anchorId="35CE001C" wp14:editId="3AE6FB87">
            <wp:extent cx="133350" cy="142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r w:rsidR="00831383">
        <w:t>) have matching spectra and those without these lines (</w:t>
      </w:r>
      <w:r w:rsidR="00831383">
        <w:rPr>
          <w:noProof/>
        </w:rPr>
        <w:drawing>
          <wp:inline distT="0" distB="0" distL="0" distR="0" wp14:anchorId="4A4C3D37" wp14:editId="69D53248">
            <wp:extent cx="133350" cy="142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r w:rsidR="00831383">
        <w:t>) do not.  The spectra come from two different spectral libraries: one from NIST and one from the Global Proteome Machine (GPM).  You can explore their coverage by doing the following:</w:t>
      </w:r>
    </w:p>
    <w:p w14:paraId="1F575195" w14:textId="77777777" w:rsidR="00831383" w:rsidRDefault="00831383" w:rsidP="006A227F">
      <w:pPr>
        <w:pStyle w:val="ListParagraph"/>
        <w:numPr>
          <w:ilvl w:val="0"/>
          <w:numId w:val="2"/>
        </w:numPr>
      </w:pPr>
      <w:r>
        <w:t xml:space="preserve">On the </w:t>
      </w:r>
      <w:r>
        <w:rPr>
          <w:b/>
        </w:rPr>
        <w:t>View</w:t>
      </w:r>
      <w:r>
        <w:t xml:space="preserve"> menu, click </w:t>
      </w:r>
      <w:r>
        <w:rPr>
          <w:b/>
        </w:rPr>
        <w:t>Document Grid</w:t>
      </w:r>
      <w:r>
        <w:t>.</w:t>
      </w:r>
    </w:p>
    <w:p w14:paraId="73E18217" w14:textId="77777777" w:rsidR="00831383" w:rsidRDefault="00831383" w:rsidP="006A227F">
      <w:pPr>
        <w:pStyle w:val="ListParagraph"/>
        <w:numPr>
          <w:ilvl w:val="0"/>
          <w:numId w:val="2"/>
        </w:numPr>
      </w:pPr>
      <w:r>
        <w:t xml:space="preserve">On the </w:t>
      </w:r>
      <w:r>
        <w:rPr>
          <w:b/>
        </w:rPr>
        <w:t>Views</w:t>
      </w:r>
      <w:r>
        <w:t xml:space="preserve"> menu in the upper-left corner of the </w:t>
      </w:r>
      <w:r>
        <w:rPr>
          <w:b/>
        </w:rPr>
        <w:t>Document Grid</w:t>
      </w:r>
      <w:r>
        <w:t xml:space="preserve"> form, click </w:t>
      </w:r>
      <w:r>
        <w:rPr>
          <w:b/>
        </w:rPr>
        <w:t>Precursors</w:t>
      </w:r>
      <w:r>
        <w:t>.</w:t>
      </w:r>
    </w:p>
    <w:p w14:paraId="2D4898B4" w14:textId="3C076989" w:rsidR="00831383" w:rsidRDefault="00831383" w:rsidP="006A227F">
      <w:pPr>
        <w:pStyle w:val="ListParagraph"/>
        <w:numPr>
          <w:ilvl w:val="0"/>
          <w:numId w:val="2"/>
        </w:numPr>
      </w:pPr>
      <w:r>
        <w:t xml:space="preserve">Scroll to the right in the </w:t>
      </w:r>
      <w:r>
        <w:rPr>
          <w:b/>
        </w:rPr>
        <w:t>Document Grid</w:t>
      </w:r>
      <w:r>
        <w:t xml:space="preserve"> to find the “Library Name” column, and click it </w:t>
      </w:r>
      <w:r w:rsidR="007948CE">
        <w:t xml:space="preserve">twice </w:t>
      </w:r>
      <w:r>
        <w:t>to sort</w:t>
      </w:r>
      <w:r w:rsidR="007948CE">
        <w:t xml:space="preserve"> descending</w:t>
      </w:r>
      <w:r>
        <w:t>.</w:t>
      </w:r>
    </w:p>
    <w:p w14:paraId="4FC1DA49" w14:textId="77777777" w:rsidR="007948CE" w:rsidRDefault="0038745C" w:rsidP="00972BD0">
      <w:pPr>
        <w:jc w:val="both"/>
      </w:pPr>
      <w:r>
        <w:t>You can now scroll down the grid to see the number of peptides</w:t>
      </w:r>
      <w:r w:rsidR="00007EFC">
        <w:t xml:space="preserve"> with a library spectrum (</w:t>
      </w:r>
      <w:r w:rsidR="007948CE">
        <w:t>80</w:t>
      </w:r>
      <w:r w:rsidR="00007EFC">
        <w:t xml:space="preserve">), </w:t>
      </w:r>
      <w:r w:rsidR="007948CE">
        <w:t xml:space="preserve">from the Rat (NIST) library (49) and </w:t>
      </w:r>
      <w:r w:rsidR="00007EFC">
        <w:t>from the Rat (GPM) library (31)</w:t>
      </w:r>
      <w:r w:rsidR="006C5996">
        <w:t>.</w:t>
      </w:r>
      <w:r w:rsidR="00D87200">
        <w:t xml:space="preserve">  </w:t>
      </w:r>
      <w:r w:rsidR="00BE5BA7">
        <w:t>Note that the row number of the selected cell is shown in the toolbar above the grid</w:t>
      </w:r>
      <w:r w:rsidR="00D87200">
        <w:t>.</w:t>
      </w:r>
      <w:r w:rsidR="00496797">
        <w:t xml:space="preserve">  </w:t>
      </w:r>
    </w:p>
    <w:p w14:paraId="617BDD94" w14:textId="0017B20D" w:rsidR="007948CE" w:rsidRDefault="007948CE" w:rsidP="00972BD0">
      <w:pPr>
        <w:jc w:val="both"/>
      </w:pPr>
      <w:r>
        <w:rPr>
          <w:noProof/>
        </w:rPr>
        <w:drawing>
          <wp:inline distT="0" distB="0" distL="0" distR="0" wp14:anchorId="1AE29235" wp14:editId="1B64AB98">
            <wp:extent cx="2361565" cy="254635"/>
            <wp:effectExtent l="0" t="0" r="63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61565" cy="254635"/>
                    </a:xfrm>
                    <a:prstGeom prst="rect">
                      <a:avLst/>
                    </a:prstGeom>
                    <a:noFill/>
                    <a:ln>
                      <a:noFill/>
                    </a:ln>
                  </pic:spPr>
                </pic:pic>
              </a:graphicData>
            </a:graphic>
          </wp:inline>
        </w:drawing>
      </w:r>
    </w:p>
    <w:p w14:paraId="5516FE0B" w14:textId="5AE01469" w:rsidR="00831383" w:rsidRDefault="006E5BA6" w:rsidP="00972BD0">
      <w:pPr>
        <w:jc w:val="both"/>
      </w:pPr>
      <w:r>
        <w:t xml:space="preserve">For the current example, </w:t>
      </w:r>
      <w:r w:rsidR="00496797">
        <w:t xml:space="preserve">this </w:t>
      </w:r>
      <w:r>
        <w:t>information gives you a</w:t>
      </w:r>
      <w:r w:rsidR="00496797">
        <w:t xml:space="preserve"> sense of the sparse prior knowledge on which th</w:t>
      </w:r>
      <w:r>
        <w:t>e</w:t>
      </w:r>
      <w:r w:rsidR="00496797">
        <w:t xml:space="preserve"> experiment was based.</w:t>
      </w:r>
    </w:p>
    <w:p w14:paraId="6E1CBEDD" w14:textId="77777777" w:rsidR="00496797" w:rsidRDefault="00341136" w:rsidP="00023BD0">
      <w:pPr>
        <w:pStyle w:val="Heading2"/>
      </w:pPr>
      <w:bookmarkStart w:id="6" w:name="_Setting_up_to"/>
      <w:bookmarkEnd w:id="6"/>
      <w:r>
        <w:t>Setting up to process</w:t>
      </w:r>
      <w:r w:rsidR="00023BD0">
        <w:t xml:space="preserve"> multi-replicate data without reference standards</w:t>
      </w:r>
    </w:p>
    <w:p w14:paraId="5FD32071" w14:textId="4E25CE87" w:rsidR="00023BD0" w:rsidRDefault="006D0AA5" w:rsidP="00023BD0">
      <w:r>
        <w:t>To begin processing the SRM data acquire</w:t>
      </w:r>
      <w:r w:rsidR="00EB53C6">
        <w:t>d</w:t>
      </w:r>
      <w:r>
        <w:t xml:space="preserve"> for </w:t>
      </w:r>
      <w:r w:rsidR="00FB130A">
        <w:t xml:space="preserve">the </w:t>
      </w:r>
      <w:r>
        <w:t>14 subjects in technical triplicate, do the following:</w:t>
      </w:r>
    </w:p>
    <w:p w14:paraId="41906824" w14:textId="77777777" w:rsidR="006D0AA5" w:rsidRDefault="006D0AA5" w:rsidP="006A227F">
      <w:pPr>
        <w:pStyle w:val="ListParagraph"/>
        <w:numPr>
          <w:ilvl w:val="0"/>
          <w:numId w:val="3"/>
        </w:numPr>
      </w:pPr>
      <w:r>
        <w:t xml:space="preserve">Close the </w:t>
      </w:r>
      <w:r>
        <w:rPr>
          <w:b/>
        </w:rPr>
        <w:t>Document Grid</w:t>
      </w:r>
      <w:r>
        <w:t xml:space="preserve"> form.</w:t>
      </w:r>
    </w:p>
    <w:p w14:paraId="5BF805CB" w14:textId="77777777" w:rsidR="006D222C" w:rsidRDefault="006D222C" w:rsidP="006A227F">
      <w:pPr>
        <w:pStyle w:val="ListParagraph"/>
        <w:numPr>
          <w:ilvl w:val="0"/>
          <w:numId w:val="3"/>
        </w:numPr>
      </w:pPr>
      <w:r>
        <w:t xml:space="preserve">On the </w:t>
      </w:r>
      <w:r>
        <w:rPr>
          <w:b/>
        </w:rPr>
        <w:t>File</w:t>
      </w:r>
      <w:r>
        <w:t xml:space="preserve"> menu, choose </w:t>
      </w:r>
      <w:r>
        <w:rPr>
          <w:b/>
        </w:rPr>
        <w:t>Import</w:t>
      </w:r>
      <w:r>
        <w:t xml:space="preserve"> and click </w:t>
      </w:r>
      <w:r>
        <w:rPr>
          <w:b/>
        </w:rPr>
        <w:t>Results</w:t>
      </w:r>
      <w:r>
        <w:t>.</w:t>
      </w:r>
    </w:p>
    <w:p w14:paraId="550318FB" w14:textId="77777777" w:rsidR="006D222C" w:rsidRDefault="006D222C" w:rsidP="006A227F">
      <w:pPr>
        <w:pStyle w:val="ListParagraph"/>
        <w:numPr>
          <w:ilvl w:val="0"/>
          <w:numId w:val="3"/>
        </w:numPr>
      </w:pPr>
      <w:r>
        <w:t xml:space="preserve">Click the </w:t>
      </w:r>
      <w:r>
        <w:rPr>
          <w:b/>
        </w:rPr>
        <w:t>OK</w:t>
      </w:r>
      <w:r>
        <w:t xml:space="preserve"> button in the </w:t>
      </w:r>
      <w:r>
        <w:rPr>
          <w:b/>
        </w:rPr>
        <w:t>Import Results</w:t>
      </w:r>
      <w:r>
        <w:t xml:space="preserve"> form to import single injection replicates.</w:t>
      </w:r>
    </w:p>
    <w:p w14:paraId="72E24606" w14:textId="77777777" w:rsidR="006D222C" w:rsidRDefault="006D222C" w:rsidP="006A227F">
      <w:pPr>
        <w:pStyle w:val="ListParagraph"/>
        <w:numPr>
          <w:ilvl w:val="0"/>
          <w:numId w:val="3"/>
        </w:numPr>
      </w:pPr>
      <w:r>
        <w:t xml:space="preserve">Click on the first raw data file named “D_102_REP1.raw” in the </w:t>
      </w:r>
      <w:r>
        <w:rPr>
          <w:b/>
        </w:rPr>
        <w:t>Import Results Files</w:t>
      </w:r>
      <w:r>
        <w:t xml:space="preserve"> form.</w:t>
      </w:r>
    </w:p>
    <w:p w14:paraId="6DA54325" w14:textId="6BDF056A" w:rsidR="006D222C" w:rsidRDefault="006D222C" w:rsidP="006A227F">
      <w:pPr>
        <w:pStyle w:val="ListParagraph"/>
        <w:numPr>
          <w:ilvl w:val="0"/>
          <w:numId w:val="3"/>
        </w:numPr>
      </w:pPr>
      <w:r>
        <w:t xml:space="preserve">Hold down the Shift key and click the last raw data file named “H_162_REP3.raw” to select all the raw data files from the </w:t>
      </w:r>
      <w:r w:rsidR="00FD5891">
        <w:t>“</w:t>
      </w:r>
      <w:r>
        <w:t>GroupedStudies</w:t>
      </w:r>
      <w:r w:rsidR="00140E5C">
        <w:t>1</w:t>
      </w:r>
      <w:r>
        <w:t>\Heart Failure\raw</w:t>
      </w:r>
      <w:r w:rsidR="00FD5891">
        <w:t>”</w:t>
      </w:r>
      <w:r>
        <w:t xml:space="preserve"> folder.</w:t>
      </w:r>
    </w:p>
    <w:p w14:paraId="780DE317" w14:textId="77777777" w:rsidR="006D222C" w:rsidRDefault="006D222C" w:rsidP="006A227F">
      <w:pPr>
        <w:pStyle w:val="ListParagraph"/>
        <w:numPr>
          <w:ilvl w:val="0"/>
          <w:numId w:val="3"/>
        </w:numPr>
      </w:pPr>
      <w:r>
        <w:t xml:space="preserve">Click the </w:t>
      </w:r>
      <w:r>
        <w:rPr>
          <w:b/>
        </w:rPr>
        <w:t>Open</w:t>
      </w:r>
      <w:r>
        <w:t xml:space="preserve"> button.</w:t>
      </w:r>
    </w:p>
    <w:p w14:paraId="47CDE4E9" w14:textId="77777777" w:rsidR="006D222C" w:rsidRDefault="006D222C" w:rsidP="006D222C">
      <w:r>
        <w:t>The files should begin loading, and Skyline will display progress in a window like the one shown below:</w:t>
      </w:r>
    </w:p>
    <w:p w14:paraId="40D3ACB7" w14:textId="70E3F030" w:rsidR="006D222C" w:rsidRDefault="00C57293" w:rsidP="006D222C">
      <w:r>
        <w:rPr>
          <w:noProof/>
        </w:rPr>
        <w:lastRenderedPageBreak/>
        <w:drawing>
          <wp:inline distT="0" distB="0" distL="0" distR="0" wp14:anchorId="738267C8" wp14:editId="6CD457B8">
            <wp:extent cx="5934075" cy="4619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4075" cy="4619625"/>
                    </a:xfrm>
                    <a:prstGeom prst="rect">
                      <a:avLst/>
                    </a:prstGeom>
                  </pic:spPr>
                </pic:pic>
              </a:graphicData>
            </a:graphic>
          </wp:inline>
        </w:drawing>
      </w:r>
    </w:p>
    <w:p w14:paraId="1395BBCE" w14:textId="77777777" w:rsidR="006D222C" w:rsidRDefault="006D222C" w:rsidP="006D222C">
      <w:r>
        <w:t>To continue preparing for data processing while Skyline imports the SRM chromatograms, do the following:</w:t>
      </w:r>
    </w:p>
    <w:p w14:paraId="725280B6" w14:textId="77777777" w:rsidR="006D222C" w:rsidRDefault="006D222C" w:rsidP="006A227F">
      <w:pPr>
        <w:pStyle w:val="ListParagraph"/>
        <w:numPr>
          <w:ilvl w:val="0"/>
          <w:numId w:val="4"/>
        </w:numPr>
      </w:pPr>
      <w:r>
        <w:t xml:space="preserve">Click the </w:t>
      </w:r>
      <w:r>
        <w:rPr>
          <w:b/>
        </w:rPr>
        <w:t>Hide</w:t>
      </w:r>
      <w:r>
        <w:t xml:space="preserve"> button.</w:t>
      </w:r>
    </w:p>
    <w:p w14:paraId="6220ACC4" w14:textId="77777777" w:rsidR="006D222C" w:rsidRDefault="00F5416B" w:rsidP="006A227F">
      <w:pPr>
        <w:pStyle w:val="ListParagraph"/>
        <w:numPr>
          <w:ilvl w:val="0"/>
          <w:numId w:val="4"/>
        </w:numPr>
      </w:pPr>
      <w:r>
        <w:t xml:space="preserve">Close the </w:t>
      </w:r>
      <w:r>
        <w:rPr>
          <w:b/>
        </w:rPr>
        <w:t>Library Match</w:t>
      </w:r>
      <w:r>
        <w:t xml:space="preserve"> view.</w:t>
      </w:r>
    </w:p>
    <w:p w14:paraId="1A90D5B7" w14:textId="77777777" w:rsidR="00F5416B" w:rsidRDefault="00F5416B" w:rsidP="006A227F">
      <w:pPr>
        <w:pStyle w:val="ListParagraph"/>
        <w:numPr>
          <w:ilvl w:val="0"/>
          <w:numId w:val="4"/>
        </w:numPr>
      </w:pPr>
      <w:r>
        <w:t xml:space="preserve">Click and drag the title of the </w:t>
      </w:r>
      <w:r>
        <w:rPr>
          <w:b/>
        </w:rPr>
        <w:t>Targets</w:t>
      </w:r>
      <w:r>
        <w:t xml:space="preserve"> view until you see a floating blue rectangle tracking the mouse cursor.</w:t>
      </w:r>
    </w:p>
    <w:p w14:paraId="41638048" w14:textId="77777777" w:rsidR="00F5416B" w:rsidRDefault="00F5416B" w:rsidP="006A227F">
      <w:pPr>
        <w:pStyle w:val="ListParagraph"/>
        <w:numPr>
          <w:ilvl w:val="0"/>
          <w:numId w:val="4"/>
        </w:numPr>
      </w:pPr>
      <w:r>
        <w:t xml:space="preserve">Release the left mouse button to leave the </w:t>
      </w:r>
      <w:r>
        <w:rPr>
          <w:b/>
        </w:rPr>
        <w:t>Targets</w:t>
      </w:r>
      <w:r>
        <w:t xml:space="preserve"> view floating above the Skyline window.</w:t>
      </w:r>
    </w:p>
    <w:p w14:paraId="213D29D8" w14:textId="77777777" w:rsidR="00F5416B" w:rsidRDefault="00F5416B" w:rsidP="006A227F">
      <w:pPr>
        <w:pStyle w:val="ListParagraph"/>
        <w:numPr>
          <w:ilvl w:val="0"/>
          <w:numId w:val="4"/>
        </w:numPr>
      </w:pPr>
      <w:r>
        <w:t xml:space="preserve">On the </w:t>
      </w:r>
      <w:r>
        <w:rPr>
          <w:b/>
        </w:rPr>
        <w:t>View</w:t>
      </w:r>
      <w:r>
        <w:t xml:space="preserve"> menu, choose </w:t>
      </w:r>
      <w:r>
        <w:rPr>
          <w:b/>
        </w:rPr>
        <w:t>Retention Times</w:t>
      </w:r>
      <w:r>
        <w:t xml:space="preserve"> and click </w:t>
      </w:r>
      <w:r>
        <w:rPr>
          <w:b/>
        </w:rPr>
        <w:t>Replicate Comparison</w:t>
      </w:r>
      <w:r>
        <w:t xml:space="preserve"> (F8).</w:t>
      </w:r>
    </w:p>
    <w:p w14:paraId="427AF539" w14:textId="77AE2B91" w:rsidR="009307B2" w:rsidRDefault="00F5416B" w:rsidP="006A227F">
      <w:pPr>
        <w:pStyle w:val="ListParagraph"/>
        <w:numPr>
          <w:ilvl w:val="0"/>
          <w:numId w:val="4"/>
        </w:numPr>
      </w:pPr>
      <w:r>
        <w:t xml:space="preserve">Click and drag the title of the </w:t>
      </w:r>
      <w:r>
        <w:rPr>
          <w:b/>
        </w:rPr>
        <w:t>Retention Times</w:t>
      </w:r>
      <w:r>
        <w:t xml:space="preserve"> view</w:t>
      </w:r>
      <w:r w:rsidR="009307B2">
        <w:t xml:space="preserve"> until</w:t>
      </w:r>
      <w:r w:rsidR="00750C1C">
        <w:t xml:space="preserve"> you see the docking indicators.</w:t>
      </w:r>
    </w:p>
    <w:p w14:paraId="021E5691" w14:textId="77777777" w:rsidR="009307B2" w:rsidRDefault="009307B2" w:rsidP="006A227F">
      <w:pPr>
        <w:pStyle w:val="ListParagraph"/>
        <w:numPr>
          <w:ilvl w:val="0"/>
          <w:numId w:val="4"/>
        </w:numPr>
      </w:pPr>
      <w:r>
        <w:t>Drag the cursor into the bottom docking indicator to see a blue rectangle fill the bottom edge of the Skyline window, as shown below.</w:t>
      </w:r>
    </w:p>
    <w:p w14:paraId="60EB9765" w14:textId="77777777" w:rsidR="009307B2" w:rsidRDefault="009307B2" w:rsidP="009307B2">
      <w:r>
        <w:rPr>
          <w:noProof/>
        </w:rPr>
        <w:lastRenderedPageBreak/>
        <w:drawing>
          <wp:inline distT="0" distB="0" distL="0" distR="0" wp14:anchorId="473CC85D" wp14:editId="01DF8290">
            <wp:extent cx="5943600" cy="4095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095750"/>
                    </a:xfrm>
                    <a:prstGeom prst="rect">
                      <a:avLst/>
                    </a:prstGeom>
                    <a:noFill/>
                    <a:ln>
                      <a:noFill/>
                    </a:ln>
                  </pic:spPr>
                </pic:pic>
              </a:graphicData>
            </a:graphic>
          </wp:inline>
        </w:drawing>
      </w:r>
    </w:p>
    <w:p w14:paraId="491BE9AA" w14:textId="77777777" w:rsidR="00F5416B" w:rsidRDefault="009307B2" w:rsidP="006A227F">
      <w:pPr>
        <w:pStyle w:val="ListParagraph"/>
        <w:numPr>
          <w:ilvl w:val="0"/>
          <w:numId w:val="5"/>
        </w:numPr>
      </w:pPr>
      <w:r>
        <w:t xml:space="preserve">Release the left mouse button to dock the </w:t>
      </w:r>
      <w:r>
        <w:rPr>
          <w:b/>
        </w:rPr>
        <w:t>Retention Times</w:t>
      </w:r>
      <w:r>
        <w:t xml:space="preserve"> view.</w:t>
      </w:r>
    </w:p>
    <w:p w14:paraId="4EE005C9" w14:textId="77777777" w:rsidR="009307B2" w:rsidRDefault="009307B2" w:rsidP="006A227F">
      <w:pPr>
        <w:pStyle w:val="ListParagraph"/>
        <w:numPr>
          <w:ilvl w:val="0"/>
          <w:numId w:val="5"/>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034AC07F" w14:textId="77777777" w:rsidR="009307B2" w:rsidRDefault="00F50121" w:rsidP="006A227F">
      <w:pPr>
        <w:pStyle w:val="ListParagraph"/>
        <w:numPr>
          <w:ilvl w:val="0"/>
          <w:numId w:val="5"/>
        </w:numPr>
      </w:pPr>
      <w:r>
        <w:t xml:space="preserve">Drag the </w:t>
      </w:r>
      <w:r>
        <w:rPr>
          <w:b/>
        </w:rPr>
        <w:t>Peak Areas</w:t>
      </w:r>
      <w:r>
        <w:t xml:space="preserve"> view until the mouse cursor is inside a docking indicator, and a blue rectangle indicates it will share the bottom edge with the </w:t>
      </w:r>
      <w:r>
        <w:rPr>
          <w:b/>
        </w:rPr>
        <w:t>Peak Areas</w:t>
      </w:r>
      <w:r>
        <w:t xml:space="preserve"> view.</w:t>
      </w:r>
    </w:p>
    <w:p w14:paraId="65C77EC2" w14:textId="77777777" w:rsidR="00F50121" w:rsidRDefault="00F50121" w:rsidP="00F50121">
      <w:r>
        <w:rPr>
          <w:noProof/>
        </w:rPr>
        <w:lastRenderedPageBreak/>
        <w:drawing>
          <wp:inline distT="0" distB="0" distL="0" distR="0" wp14:anchorId="76A07B91" wp14:editId="05B15ECC">
            <wp:extent cx="5943600" cy="4095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095750"/>
                    </a:xfrm>
                    <a:prstGeom prst="rect">
                      <a:avLst/>
                    </a:prstGeom>
                    <a:noFill/>
                    <a:ln>
                      <a:noFill/>
                    </a:ln>
                  </pic:spPr>
                </pic:pic>
              </a:graphicData>
            </a:graphic>
          </wp:inline>
        </w:drawing>
      </w:r>
    </w:p>
    <w:p w14:paraId="00545CB9" w14:textId="2D9D2902" w:rsidR="00750C1C" w:rsidRDefault="00750C1C" w:rsidP="00750C1C">
      <w:pPr>
        <w:pStyle w:val="ListParagraph"/>
        <w:numPr>
          <w:ilvl w:val="0"/>
          <w:numId w:val="6"/>
        </w:numPr>
      </w:pPr>
      <w:r>
        <w:t xml:space="preserve">Release the left mouse button to dock the </w:t>
      </w:r>
      <w:r>
        <w:rPr>
          <w:b/>
        </w:rPr>
        <w:t>Peak Areas</w:t>
      </w:r>
      <w:r>
        <w:t xml:space="preserve"> view.</w:t>
      </w:r>
    </w:p>
    <w:p w14:paraId="3156C247" w14:textId="77777777" w:rsidR="00F56E10" w:rsidRPr="006D222C" w:rsidRDefault="00F56E10" w:rsidP="006A227F">
      <w:pPr>
        <w:pStyle w:val="ListParagraph"/>
        <w:numPr>
          <w:ilvl w:val="0"/>
          <w:numId w:val="6"/>
        </w:numPr>
      </w:pPr>
      <w:r>
        <w:t xml:space="preserve">Drag the </w:t>
      </w:r>
      <w:r>
        <w:rPr>
          <w:b/>
        </w:rPr>
        <w:t>Targets</w:t>
      </w:r>
      <w:r>
        <w:t xml:space="preserve"> view until the mouse cursor is inside a docking indicator, and a blue rectangle indicates it will dock to the left edge of the Skyline window.</w:t>
      </w:r>
    </w:p>
    <w:p w14:paraId="6867FA8D" w14:textId="77777777" w:rsidR="00F673E6" w:rsidRDefault="00D02463" w:rsidP="00F24FB0">
      <w:r>
        <w:rPr>
          <w:noProof/>
        </w:rPr>
        <w:lastRenderedPageBreak/>
        <w:drawing>
          <wp:inline distT="0" distB="0" distL="0" distR="0" wp14:anchorId="008E588F" wp14:editId="6FE80C03">
            <wp:extent cx="5943600" cy="4095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095750"/>
                    </a:xfrm>
                    <a:prstGeom prst="rect">
                      <a:avLst/>
                    </a:prstGeom>
                    <a:noFill/>
                    <a:ln>
                      <a:noFill/>
                    </a:ln>
                  </pic:spPr>
                </pic:pic>
              </a:graphicData>
            </a:graphic>
          </wp:inline>
        </w:drawing>
      </w:r>
    </w:p>
    <w:p w14:paraId="7803EE7A" w14:textId="77777777" w:rsidR="00842BE4" w:rsidRDefault="00842BE4" w:rsidP="006A227F">
      <w:pPr>
        <w:pStyle w:val="ListParagraph"/>
        <w:numPr>
          <w:ilvl w:val="0"/>
          <w:numId w:val="6"/>
        </w:numPr>
      </w:pPr>
      <w:r>
        <w:t>Close any other windows left floating outside the main Skyline window.</w:t>
      </w:r>
    </w:p>
    <w:p w14:paraId="49E0B6CE" w14:textId="77777777" w:rsidR="00F673E6" w:rsidRDefault="00D02463" w:rsidP="006A227F">
      <w:pPr>
        <w:pStyle w:val="ListParagraph"/>
        <w:numPr>
          <w:ilvl w:val="0"/>
          <w:numId w:val="6"/>
        </w:numPr>
      </w:pPr>
      <w:r>
        <w:t xml:space="preserve">On the </w:t>
      </w:r>
      <w:r>
        <w:rPr>
          <w:b/>
        </w:rPr>
        <w:t>View</w:t>
      </w:r>
      <w:r>
        <w:t xml:space="preserve"> menu, </w:t>
      </w:r>
      <w:r w:rsidR="00842BE4">
        <w:t xml:space="preserve">choose </w:t>
      </w:r>
      <w:r w:rsidR="00842BE4">
        <w:rPr>
          <w:b/>
        </w:rPr>
        <w:t>Arrange Graphs</w:t>
      </w:r>
      <w:r w:rsidR="00842BE4">
        <w:t xml:space="preserve"> and click </w:t>
      </w:r>
      <w:r w:rsidR="00842BE4">
        <w:rPr>
          <w:b/>
        </w:rPr>
        <w:t>Grouped</w:t>
      </w:r>
      <w:r w:rsidR="00842BE4">
        <w:t>.</w:t>
      </w:r>
    </w:p>
    <w:p w14:paraId="4CD1D9AC" w14:textId="7C9B5D34" w:rsidR="00842BE4" w:rsidRDefault="00842BE4" w:rsidP="006A227F">
      <w:pPr>
        <w:pStyle w:val="ListParagraph"/>
        <w:numPr>
          <w:ilvl w:val="0"/>
          <w:numId w:val="6"/>
        </w:numPr>
      </w:pPr>
      <w:r>
        <w:t xml:space="preserve">In the </w:t>
      </w:r>
      <w:r>
        <w:rPr>
          <w:b/>
        </w:rPr>
        <w:t>Group panes</w:t>
      </w:r>
      <w:r w:rsidR="00B44AAD">
        <w:t xml:space="preserve"> field enter “3”</w:t>
      </w:r>
      <w:r>
        <w:t xml:space="preserve"> on the </w:t>
      </w:r>
      <w:r>
        <w:rPr>
          <w:b/>
        </w:rPr>
        <w:t>Arrange Graphs Grouped</w:t>
      </w:r>
      <w:r>
        <w:t xml:space="preserve"> form.</w:t>
      </w:r>
    </w:p>
    <w:p w14:paraId="29987759" w14:textId="77777777" w:rsidR="00842BE4" w:rsidRDefault="00842BE4" w:rsidP="006A227F">
      <w:pPr>
        <w:pStyle w:val="ListParagraph"/>
        <w:numPr>
          <w:ilvl w:val="0"/>
          <w:numId w:val="6"/>
        </w:numPr>
      </w:pPr>
      <w:r>
        <w:t xml:space="preserve">Click the </w:t>
      </w:r>
      <w:r>
        <w:rPr>
          <w:b/>
        </w:rPr>
        <w:t>Distribute graphs among groups</w:t>
      </w:r>
      <w:r>
        <w:t xml:space="preserve"> option.</w:t>
      </w:r>
    </w:p>
    <w:p w14:paraId="59275F55" w14:textId="37788FAF" w:rsidR="00842BE4" w:rsidRDefault="00842BE4" w:rsidP="006A227F">
      <w:pPr>
        <w:pStyle w:val="ListParagraph"/>
        <w:numPr>
          <w:ilvl w:val="0"/>
          <w:numId w:val="6"/>
        </w:numPr>
      </w:pPr>
      <w:r>
        <w:t xml:space="preserve">In the </w:t>
      </w:r>
      <w:r>
        <w:rPr>
          <w:b/>
        </w:rPr>
        <w:t>Sort order</w:t>
      </w:r>
      <w:r w:rsidR="00B44AAD">
        <w:t xml:space="preserve"> dropdown list choose “Document”</w:t>
      </w:r>
      <w:r>
        <w:t>.</w:t>
      </w:r>
    </w:p>
    <w:p w14:paraId="56811D17" w14:textId="77777777" w:rsidR="00842BE4" w:rsidRDefault="00842BE4" w:rsidP="00842BE4">
      <w:r>
        <w:t>The form should look like this:</w:t>
      </w:r>
    </w:p>
    <w:p w14:paraId="3245D3B2" w14:textId="4AE6E4CD" w:rsidR="00842BE4" w:rsidRDefault="00C57293" w:rsidP="00842BE4">
      <w:r>
        <w:rPr>
          <w:noProof/>
        </w:rPr>
        <w:lastRenderedPageBreak/>
        <w:drawing>
          <wp:inline distT="0" distB="0" distL="0" distR="0" wp14:anchorId="16E4735A" wp14:editId="5A195EFD">
            <wp:extent cx="2990850" cy="30003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90850" cy="3000375"/>
                    </a:xfrm>
                    <a:prstGeom prst="rect">
                      <a:avLst/>
                    </a:prstGeom>
                  </pic:spPr>
                </pic:pic>
              </a:graphicData>
            </a:graphic>
          </wp:inline>
        </w:drawing>
      </w:r>
    </w:p>
    <w:p w14:paraId="3BD7336C" w14:textId="77777777" w:rsidR="00842BE4" w:rsidRDefault="00842BE4" w:rsidP="006A227F">
      <w:pPr>
        <w:pStyle w:val="ListParagraph"/>
        <w:numPr>
          <w:ilvl w:val="0"/>
          <w:numId w:val="6"/>
        </w:numPr>
      </w:pPr>
      <w:r>
        <w:t xml:space="preserve">Click the </w:t>
      </w:r>
      <w:r>
        <w:rPr>
          <w:b/>
        </w:rPr>
        <w:t>OK</w:t>
      </w:r>
      <w:r>
        <w:t xml:space="preserve"> button.</w:t>
      </w:r>
    </w:p>
    <w:p w14:paraId="49DC9551" w14:textId="77777777" w:rsidR="00842BE4" w:rsidRDefault="009260CB" w:rsidP="006A227F">
      <w:pPr>
        <w:pStyle w:val="ListParagraph"/>
        <w:numPr>
          <w:ilvl w:val="0"/>
          <w:numId w:val="6"/>
        </w:numPr>
      </w:pPr>
      <w:r>
        <w:t>Maximize the Skyline main window.</w:t>
      </w:r>
    </w:p>
    <w:p w14:paraId="2E593186" w14:textId="77777777" w:rsidR="009260CB" w:rsidRDefault="009260CB" w:rsidP="006A227F">
      <w:pPr>
        <w:pStyle w:val="ListParagraph"/>
        <w:numPr>
          <w:ilvl w:val="0"/>
          <w:numId w:val="6"/>
        </w:numPr>
      </w:pPr>
      <w:r>
        <w:t>Select the first peptide in the document.</w:t>
      </w:r>
    </w:p>
    <w:p w14:paraId="2ECDA724" w14:textId="77777777" w:rsidR="009260CB" w:rsidRDefault="009260CB" w:rsidP="009260CB">
      <w:r>
        <w:t>Your Skyline window should now look something like this:</w:t>
      </w:r>
    </w:p>
    <w:p w14:paraId="2291D22B" w14:textId="6C0744E3" w:rsidR="009260CB" w:rsidRDefault="00DF0019" w:rsidP="009260CB">
      <w:r>
        <w:rPr>
          <w:noProof/>
        </w:rPr>
        <w:drawing>
          <wp:inline distT="0" distB="0" distL="0" distR="0" wp14:anchorId="6DEAB239" wp14:editId="1ACC3556">
            <wp:extent cx="5943600" cy="3219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19450"/>
                    </a:xfrm>
                    <a:prstGeom prst="rect">
                      <a:avLst/>
                    </a:prstGeom>
                  </pic:spPr>
                </pic:pic>
              </a:graphicData>
            </a:graphic>
          </wp:inline>
        </w:drawing>
      </w:r>
    </w:p>
    <w:p w14:paraId="4F38770A" w14:textId="3525DBE7" w:rsidR="009260CB" w:rsidRDefault="009260CB" w:rsidP="00972BD0">
      <w:pPr>
        <w:jc w:val="both"/>
      </w:pPr>
      <w:r w:rsidRPr="00E2201C">
        <w:rPr>
          <w:b/>
        </w:rPr>
        <w:t>Note:</w:t>
      </w:r>
      <w:r>
        <w:t xml:space="preserve"> This image was taken on a 24” monitor at 1920x1080.  If you are viewing this tutorial digitally, you may want to zoom </w:t>
      </w:r>
      <w:r w:rsidR="00FB130A">
        <w:t xml:space="preserve">in </w:t>
      </w:r>
      <w:r>
        <w:t>to 200% or more to view this image.  After this</w:t>
      </w:r>
      <w:r w:rsidR="00564E79">
        <w:t>,</w:t>
      </w:r>
      <w:r>
        <w:t xml:space="preserve"> the tutorial will return to using </w:t>
      </w:r>
      <w:r>
        <w:lastRenderedPageBreak/>
        <w:t>images bet</w:t>
      </w:r>
      <w:r w:rsidR="00EB53C6">
        <w:t xml:space="preserve">ter suited to </w:t>
      </w:r>
      <w:r w:rsidR="00564E79">
        <w:t xml:space="preserve">the </w:t>
      </w:r>
      <w:r w:rsidR="00EB53C6">
        <w:t>8½ x 11” page</w:t>
      </w:r>
      <w:r>
        <w:t xml:space="preserve"> </w:t>
      </w:r>
      <w:r w:rsidR="00EB53C6">
        <w:t>layout</w:t>
      </w:r>
      <w:r>
        <w:t xml:space="preserve">.  </w:t>
      </w:r>
      <w:r w:rsidR="00FB130A">
        <w:t>While many Skyline workshops have</w:t>
      </w:r>
      <w:r>
        <w:t xml:space="preserve"> been taught </w:t>
      </w:r>
      <w:r w:rsidR="00FB130A">
        <w:t>with the</w:t>
      </w:r>
      <w:r>
        <w:t xml:space="preserve"> 1024x768 screen resolution,</w:t>
      </w:r>
      <w:r w:rsidR="00FB130A">
        <w:t xml:space="preserve"> </w:t>
      </w:r>
      <w:r>
        <w:t xml:space="preserve">you </w:t>
      </w:r>
      <w:r w:rsidR="00FB130A">
        <w:t xml:space="preserve">will </w:t>
      </w:r>
      <w:r w:rsidR="00E2201C">
        <w:t>likely enjoy using Skyline more with a larger monitor.</w:t>
      </w:r>
    </w:p>
    <w:p w14:paraId="443B960C" w14:textId="7FDBE719" w:rsidR="00E6703D" w:rsidRDefault="006C25E5" w:rsidP="00972BD0">
      <w:pPr>
        <w:jc w:val="both"/>
      </w:pPr>
      <w:r>
        <w:t xml:space="preserve">Looking at </w:t>
      </w:r>
      <w:r w:rsidR="00E6703D">
        <w:t xml:space="preserve">the </w:t>
      </w:r>
      <w:r w:rsidR="00E6703D">
        <w:rPr>
          <w:b/>
        </w:rPr>
        <w:t xml:space="preserve">Retention Times </w:t>
      </w:r>
      <w:r w:rsidR="00E6703D">
        <w:t xml:space="preserve">view for </w:t>
      </w:r>
      <w:r>
        <w:t>this first peptide</w:t>
      </w:r>
      <w:r w:rsidR="00E6703D">
        <w:t>,</w:t>
      </w:r>
      <w:r>
        <w:t xml:space="preserve"> K.GILAADESVGSMAK.R [28, 41]</w:t>
      </w:r>
      <w:r w:rsidR="00E6703D">
        <w:t xml:space="preserve">, you can see that the integration is not very </w:t>
      </w:r>
      <w:r w:rsidR="00FB130A">
        <w:t>consistent</w:t>
      </w:r>
      <w:r w:rsidR="00E6703D">
        <w:t xml:space="preserve">.  Most of the chosen peaks </w:t>
      </w:r>
      <w:r w:rsidR="00FB130A">
        <w:t xml:space="preserve">elute </w:t>
      </w:r>
      <w:r w:rsidR="00E6703D">
        <w:t>around 19 minutes</w:t>
      </w:r>
      <w:r w:rsidR="00FB130A">
        <w:t xml:space="preserve">. However, </w:t>
      </w:r>
      <w:r w:rsidR="00E6703D">
        <w:t xml:space="preserve">nearly one third (12) </w:t>
      </w:r>
      <w:r w:rsidR="00FB130A">
        <w:t xml:space="preserve">elute </w:t>
      </w:r>
      <w:r w:rsidR="00E6703D">
        <w:t xml:space="preserve">closer to 22 minutes.  You </w:t>
      </w:r>
      <w:r w:rsidR="00FB130A">
        <w:t xml:space="preserve">might </w:t>
      </w:r>
      <w:r w:rsidR="00E6703D">
        <w:t xml:space="preserve">also </w:t>
      </w:r>
      <w:r w:rsidR="00FB130A">
        <w:t>notice</w:t>
      </w:r>
      <w:r w:rsidR="00E6703D">
        <w:t xml:space="preserve"> that there are many missing colored bars in this plot:</w:t>
      </w:r>
    </w:p>
    <w:p w14:paraId="3CF814EA" w14:textId="34ECF8D7" w:rsidR="00E2201C" w:rsidRDefault="009448D8" w:rsidP="009260CB">
      <w:r w:rsidRPr="009448D8">
        <w:rPr>
          <w:noProof/>
        </w:rPr>
        <w:drawing>
          <wp:inline distT="0" distB="0" distL="0" distR="0" wp14:anchorId="2F3C54B5" wp14:editId="626DAF63">
            <wp:extent cx="5943600" cy="2744788"/>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744788"/>
                    </a:xfrm>
                    <a:prstGeom prst="rect">
                      <a:avLst/>
                    </a:prstGeom>
                    <a:noFill/>
                    <a:ln>
                      <a:noFill/>
                    </a:ln>
                  </pic:spPr>
                </pic:pic>
              </a:graphicData>
            </a:graphic>
          </wp:inline>
        </w:drawing>
      </w:r>
    </w:p>
    <w:p w14:paraId="14472496" w14:textId="08506938" w:rsidR="00E6703D" w:rsidRDefault="00E6703D" w:rsidP="00972BD0">
      <w:pPr>
        <w:jc w:val="both"/>
      </w:pPr>
      <w:r>
        <w:t>This is because</w:t>
      </w:r>
      <w:r w:rsidR="00FB130A">
        <w:t xml:space="preserve"> </w:t>
      </w:r>
      <w:r>
        <w:t xml:space="preserve">Skyline is still in </w:t>
      </w:r>
      <w:r>
        <w:rPr>
          <w:b/>
        </w:rPr>
        <w:t>Refinement Mode</w:t>
      </w:r>
      <w:r w:rsidR="00FB130A">
        <w:t>.</w:t>
      </w:r>
      <w:r>
        <w:t xml:space="preserve"> </w:t>
      </w:r>
      <w:r w:rsidR="00FB130A">
        <w:t xml:space="preserve">While in this mode, Skyline </w:t>
      </w:r>
      <w:r>
        <w:t>attempts to decide which peaks have similar enough shape and apex times to be considered co-eluting.</w:t>
      </w:r>
      <w:r w:rsidR="00491F46">
        <w:t xml:space="preserve">  The missing bars are an indication that the peaks within the integrated range are not matching very well on all </w:t>
      </w:r>
      <w:r w:rsidR="00E16DA9">
        <w:t xml:space="preserve">monitored </w:t>
      </w:r>
      <w:r w:rsidR="00491F46">
        <w:t>transitions</w:t>
      </w:r>
      <w:r w:rsidR="00E16DA9">
        <w:t>. F</w:t>
      </w:r>
      <w:r w:rsidR="00491F46">
        <w:t xml:space="preserve">or this phase of the experiment, you want to move from </w:t>
      </w:r>
      <w:r w:rsidR="00491F46">
        <w:rPr>
          <w:b/>
        </w:rPr>
        <w:t>Refinement Mode</w:t>
      </w:r>
      <w:r w:rsidR="00491F46">
        <w:t>, where you are choosing which transitions to measure,</w:t>
      </w:r>
      <w:r w:rsidR="00E16DA9">
        <w:t xml:space="preserve"> </w:t>
      </w:r>
      <w:r w:rsidR="00491F46">
        <w:t xml:space="preserve">to </w:t>
      </w:r>
      <w:r w:rsidR="00491F46">
        <w:rPr>
          <w:b/>
        </w:rPr>
        <w:t>Quantification Mode</w:t>
      </w:r>
      <w:r w:rsidR="00491F46">
        <w:t xml:space="preserve">, where </w:t>
      </w:r>
      <w:r w:rsidR="00E16DA9">
        <w:t>Skyline performs</w:t>
      </w:r>
      <w:r w:rsidR="00491F46">
        <w:t xml:space="preserve"> integrat</w:t>
      </w:r>
      <w:r w:rsidR="00E16DA9">
        <w:t xml:space="preserve">ion on </w:t>
      </w:r>
      <w:r w:rsidR="009601ED">
        <w:t>all</w:t>
      </w:r>
      <w:r w:rsidR="00491F46">
        <w:t xml:space="preserve"> peak</w:t>
      </w:r>
      <w:r w:rsidR="00E16DA9">
        <w:t>s</w:t>
      </w:r>
      <w:r w:rsidR="009601ED">
        <w:t>,</w:t>
      </w:r>
      <w:r w:rsidR="00491F46">
        <w:t xml:space="preserve"> </w:t>
      </w:r>
      <w:r w:rsidR="00D6626B">
        <w:t>reducing</w:t>
      </w:r>
      <w:r w:rsidR="00E16DA9">
        <w:t xml:space="preserve"> </w:t>
      </w:r>
      <w:r w:rsidR="00491F46">
        <w:t>variance</w:t>
      </w:r>
      <w:r w:rsidR="00D6626B">
        <w:t xml:space="preserve"> in your measurements</w:t>
      </w:r>
      <w:r w:rsidR="00491F46">
        <w:t>.  To make this change, do the following:</w:t>
      </w:r>
    </w:p>
    <w:p w14:paraId="08533E3A" w14:textId="77777777" w:rsidR="00491F46" w:rsidRDefault="00491F46" w:rsidP="006A227F">
      <w:pPr>
        <w:pStyle w:val="ListParagraph"/>
        <w:numPr>
          <w:ilvl w:val="0"/>
          <w:numId w:val="7"/>
        </w:numPr>
      </w:pPr>
      <w:r>
        <w:t xml:space="preserve">On the </w:t>
      </w:r>
      <w:r>
        <w:rPr>
          <w:b/>
        </w:rPr>
        <w:t>Settings</w:t>
      </w:r>
      <w:r>
        <w:t xml:space="preserve"> menu, click </w:t>
      </w:r>
      <w:r>
        <w:rPr>
          <w:b/>
        </w:rPr>
        <w:t>Integrate All</w:t>
      </w:r>
      <w:r>
        <w:t>.</w:t>
      </w:r>
    </w:p>
    <w:p w14:paraId="7C86DF3A" w14:textId="77777777" w:rsidR="00491F46" w:rsidRDefault="00491F46" w:rsidP="00491F46">
      <w:r>
        <w:t>This should change the plot to look like the one below:</w:t>
      </w:r>
    </w:p>
    <w:p w14:paraId="5D2EC20F" w14:textId="4843E220" w:rsidR="00491F46" w:rsidRDefault="009448D8" w:rsidP="00491F46">
      <w:r w:rsidRPr="009448D8">
        <w:rPr>
          <w:noProof/>
        </w:rPr>
        <w:lastRenderedPageBreak/>
        <w:drawing>
          <wp:inline distT="0" distB="0" distL="0" distR="0" wp14:anchorId="41DF5EA3" wp14:editId="55F0AAC4">
            <wp:extent cx="5943600" cy="2744788"/>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744788"/>
                    </a:xfrm>
                    <a:prstGeom prst="rect">
                      <a:avLst/>
                    </a:prstGeom>
                    <a:noFill/>
                    <a:ln>
                      <a:noFill/>
                    </a:ln>
                  </pic:spPr>
                </pic:pic>
              </a:graphicData>
            </a:graphic>
          </wp:inline>
        </w:drawing>
      </w:r>
    </w:p>
    <w:p w14:paraId="65D79B61" w14:textId="59CCB7E3" w:rsidR="00882138" w:rsidRDefault="00882138" w:rsidP="007F1D30">
      <w:pPr>
        <w:jc w:val="both"/>
      </w:pPr>
      <w:r>
        <w:t>Still, the integration for this peptide is quite poor</w:t>
      </w:r>
      <w:r w:rsidR="00E16DA9">
        <w:t>. While</w:t>
      </w:r>
      <w:r>
        <w:t xml:space="preserve"> the peak at around 19 minutes </w:t>
      </w:r>
      <w:r w:rsidR="00E16DA9">
        <w:t xml:space="preserve">appears to be </w:t>
      </w:r>
      <w:r>
        <w:t>the better peak, it is hard to have much confidence that it is caused by a single peptide</w:t>
      </w:r>
      <w:r w:rsidR="009A5124">
        <w:t>.</w:t>
      </w:r>
      <w:r>
        <w:t xml:space="preserve"> </w:t>
      </w:r>
      <w:r w:rsidR="009A5124">
        <w:t>Furthermore, is it unlikely that</w:t>
      </w:r>
      <w:r>
        <w:t xml:space="preserve"> any integration adjustment</w:t>
      </w:r>
      <w:r w:rsidR="009A5124">
        <w:t xml:space="preserve"> will result in </w:t>
      </w:r>
      <w:r>
        <w:t xml:space="preserve">a single peptide </w:t>
      </w:r>
      <w:r w:rsidR="00C42FA4">
        <w:t xml:space="preserve">that </w:t>
      </w:r>
      <w:r>
        <w:t xml:space="preserve">can be measured consistently across all </w:t>
      </w:r>
      <w:proofErr w:type="gramStart"/>
      <w:r>
        <w:t>runs.</w:t>
      </w:r>
      <w:proofErr w:type="gramEnd"/>
      <w:r>
        <w:t xml:space="preserve">  </w:t>
      </w:r>
      <w:r w:rsidR="009A5124">
        <w:t>Th</w:t>
      </w:r>
      <w:r w:rsidR="00C42FA4">
        <w:t>erefore</w:t>
      </w:r>
      <w:r w:rsidR="009A5124">
        <w:t>, i</w:t>
      </w:r>
      <w:r>
        <w:t xml:space="preserve">nstead of wasting </w:t>
      </w:r>
      <w:r w:rsidR="009A5124">
        <w:t xml:space="preserve">more </w:t>
      </w:r>
      <w:r>
        <w:t xml:space="preserve">time </w:t>
      </w:r>
      <w:r w:rsidR="009A5124">
        <w:t xml:space="preserve">here </w:t>
      </w:r>
      <w:r>
        <w:t xml:space="preserve">making </w:t>
      </w:r>
      <w:r w:rsidR="009A5124">
        <w:t xml:space="preserve">additional </w:t>
      </w:r>
      <w:r>
        <w:t>adjustments, you should:</w:t>
      </w:r>
    </w:p>
    <w:p w14:paraId="1B70C197" w14:textId="77777777" w:rsidR="00882138" w:rsidRDefault="00882138" w:rsidP="006A227F">
      <w:pPr>
        <w:pStyle w:val="ListParagraph"/>
        <w:numPr>
          <w:ilvl w:val="0"/>
          <w:numId w:val="7"/>
        </w:numPr>
      </w:pPr>
      <w:r>
        <w:t>Delete the first peptide.</w:t>
      </w:r>
    </w:p>
    <w:p w14:paraId="4FBF802B" w14:textId="77777777" w:rsidR="00341136" w:rsidRDefault="00341136" w:rsidP="00341136">
      <w:pPr>
        <w:pStyle w:val="Heading2"/>
      </w:pPr>
      <w:bookmarkStart w:id="7" w:name="_Scheduled_SRM_and"/>
      <w:bookmarkEnd w:id="7"/>
      <w:r>
        <w:t>Scheduled SRM and peak truncation</w:t>
      </w:r>
    </w:p>
    <w:p w14:paraId="00A4C1F3" w14:textId="144E123A" w:rsidR="00882138" w:rsidRDefault="00882138" w:rsidP="007F1D30">
      <w:pPr>
        <w:jc w:val="both"/>
      </w:pPr>
      <w:r>
        <w:t>Just by looking at the retention time plot</w:t>
      </w:r>
      <w:r w:rsidR="00761134">
        <w:t xml:space="preserve"> for the second peptide</w:t>
      </w:r>
      <w:r>
        <w:t xml:space="preserve">, you can see that </w:t>
      </w:r>
      <w:r w:rsidR="00761134">
        <w:t>it</w:t>
      </w:r>
      <w:r>
        <w:t xml:space="preserve"> is much more consistently integrated.</w:t>
      </w:r>
    </w:p>
    <w:p w14:paraId="4BB12FF7" w14:textId="77777777" w:rsidR="00882138" w:rsidRDefault="00882138" w:rsidP="00882138">
      <w:r w:rsidRPr="00882138">
        <w:rPr>
          <w:noProof/>
        </w:rPr>
        <w:drawing>
          <wp:inline distT="0" distB="0" distL="0" distR="0" wp14:anchorId="6FC830E1" wp14:editId="6E08161B">
            <wp:extent cx="5943600" cy="281861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18614"/>
                    </a:xfrm>
                    <a:prstGeom prst="rect">
                      <a:avLst/>
                    </a:prstGeom>
                    <a:noFill/>
                    <a:ln>
                      <a:noFill/>
                    </a:ln>
                  </pic:spPr>
                </pic:pic>
              </a:graphicData>
            </a:graphic>
          </wp:inline>
        </w:drawing>
      </w:r>
    </w:p>
    <w:p w14:paraId="6789E268" w14:textId="6155D836" w:rsidR="00C82D11" w:rsidRDefault="00761134" w:rsidP="007F1D30">
      <w:pPr>
        <w:jc w:val="both"/>
      </w:pPr>
      <w:r>
        <w:lastRenderedPageBreak/>
        <w:t>However, y</w:t>
      </w:r>
      <w:r w:rsidR="00C82D11">
        <w:t>ou can still see that the peak apexes for all transitions</w:t>
      </w:r>
      <w:r>
        <w:t xml:space="preserve"> (</w:t>
      </w:r>
      <w:r w:rsidR="00C82D11">
        <w:t xml:space="preserve">shown by the </w:t>
      </w:r>
      <w:r w:rsidR="006A3100">
        <w:t xml:space="preserve">horizontal </w:t>
      </w:r>
      <w:r w:rsidR="00C82D11">
        <w:t>lines in the bars</w:t>
      </w:r>
      <w:r>
        <w:t>)</w:t>
      </w:r>
      <w:r w:rsidR="00C82D11">
        <w:t xml:space="preserve"> are not </w:t>
      </w:r>
      <w:r>
        <w:t xml:space="preserve">overly </w:t>
      </w:r>
      <w:r w:rsidR="00C82D11">
        <w:t xml:space="preserve">consistent.  </w:t>
      </w:r>
      <w:r w:rsidR="00E6080D">
        <w:t>If you</w:t>
      </w:r>
      <w:r w:rsidR="00C82D11">
        <w:t xml:space="preserve"> look at a few of the chromatogram graphs, you can </w:t>
      </w:r>
      <w:r w:rsidR="00E6080D">
        <w:t xml:space="preserve">also </w:t>
      </w:r>
      <w:r w:rsidR="00C82D11">
        <w:t xml:space="preserve">see that the peaks are jagged and </w:t>
      </w:r>
      <w:r w:rsidR="00E6080D">
        <w:t xml:space="preserve">of </w:t>
      </w:r>
      <w:r w:rsidR="00C82D11">
        <w:t>medium</w:t>
      </w:r>
      <w:r w:rsidR="006A3100">
        <w:t>-</w:t>
      </w:r>
      <w:r w:rsidR="00C82D11">
        <w:t xml:space="preserve"> to low</w:t>
      </w:r>
      <w:r w:rsidR="006A3100">
        <w:t>-intensity</w:t>
      </w:r>
      <w:r w:rsidR="00C82D11">
        <w:t>.</w:t>
      </w:r>
    </w:p>
    <w:p w14:paraId="39424E0F" w14:textId="15F4B11E" w:rsidR="00D94EDD" w:rsidRDefault="00D94EDD" w:rsidP="007F1D30">
      <w:pPr>
        <w:jc w:val="both"/>
      </w:pPr>
      <w:r>
        <w:t>If you do not see the order shown above, with all of the diseased replicates (D_) on the left and all of the healthy replicates (H_) on the right, do the following:</w:t>
      </w:r>
    </w:p>
    <w:p w14:paraId="673B88E3" w14:textId="70F71C9E" w:rsidR="00D94EDD" w:rsidRDefault="00D94EDD" w:rsidP="00D94EDD">
      <w:pPr>
        <w:pStyle w:val="ListParagraph"/>
        <w:numPr>
          <w:ilvl w:val="0"/>
          <w:numId w:val="7"/>
        </w:numPr>
        <w:jc w:val="both"/>
      </w:pPr>
      <w:r>
        <w:t xml:space="preserve">Right-click the </w:t>
      </w:r>
      <w:r>
        <w:rPr>
          <w:b/>
        </w:rPr>
        <w:t>Retention Times</w:t>
      </w:r>
      <w:r>
        <w:t xml:space="preserve"> view, choose </w:t>
      </w:r>
      <w:r>
        <w:rPr>
          <w:b/>
        </w:rPr>
        <w:t>Order</w:t>
      </w:r>
      <w:r>
        <w:t xml:space="preserve"> and click </w:t>
      </w:r>
      <w:r>
        <w:rPr>
          <w:b/>
        </w:rPr>
        <w:t>Document</w:t>
      </w:r>
      <w:r>
        <w:t>.</w:t>
      </w:r>
    </w:p>
    <w:p w14:paraId="2FBFA69E" w14:textId="2537E21D" w:rsidR="00882138" w:rsidRDefault="00882138" w:rsidP="00882138">
      <w:r>
        <w:t>Before continuing</w:t>
      </w:r>
      <w:r w:rsidR="00E6080D">
        <w:t>,</w:t>
      </w:r>
      <w:r>
        <w:t xml:space="preserve"> make one final adjustment to the plots you are viewing.</w:t>
      </w:r>
    </w:p>
    <w:p w14:paraId="6BEA427B" w14:textId="5B67691F" w:rsidR="00E6080D" w:rsidRDefault="00882138" w:rsidP="00E6080D">
      <w:pPr>
        <w:pStyle w:val="ListParagraph"/>
        <w:numPr>
          <w:ilvl w:val="0"/>
          <w:numId w:val="7"/>
        </w:numPr>
      </w:pPr>
      <w:r>
        <w:t xml:space="preserve">Right-click on the </w:t>
      </w:r>
      <w:r>
        <w:rPr>
          <w:b/>
        </w:rPr>
        <w:t>Peak Areas</w:t>
      </w:r>
      <w:r>
        <w:t xml:space="preserve"> view, choose </w:t>
      </w:r>
      <w:r>
        <w:rPr>
          <w:b/>
        </w:rPr>
        <w:t>Normalize To</w:t>
      </w:r>
      <w:r>
        <w:t xml:space="preserve"> and click </w:t>
      </w:r>
      <w:r>
        <w:rPr>
          <w:b/>
        </w:rPr>
        <w:t>Total</w:t>
      </w:r>
      <w:r>
        <w:t>.</w:t>
      </w:r>
    </w:p>
    <w:p w14:paraId="38E51167" w14:textId="095FF91E" w:rsidR="00882138" w:rsidRDefault="00882138" w:rsidP="00882138">
      <w:r>
        <w:t>T</w:t>
      </w:r>
      <w:r w:rsidR="00177865">
        <w:t xml:space="preserve">his </w:t>
      </w:r>
      <w:r>
        <w:t>change</w:t>
      </w:r>
      <w:r w:rsidR="00177865">
        <w:t>s</w:t>
      </w:r>
      <w:r>
        <w:t xml:space="preserve"> the </w:t>
      </w:r>
      <w:r>
        <w:rPr>
          <w:b/>
        </w:rPr>
        <w:t>Peak Areas</w:t>
      </w:r>
      <w:r>
        <w:t xml:space="preserve"> plot from:</w:t>
      </w:r>
    </w:p>
    <w:p w14:paraId="46D9622D" w14:textId="77777777" w:rsidR="00882138" w:rsidRDefault="00882138" w:rsidP="00882138">
      <w:r w:rsidRPr="00882138">
        <w:rPr>
          <w:noProof/>
        </w:rPr>
        <w:drawing>
          <wp:inline distT="0" distB="0" distL="0" distR="0" wp14:anchorId="4744F914" wp14:editId="3C144411">
            <wp:extent cx="5943600" cy="267694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76948"/>
                    </a:xfrm>
                    <a:prstGeom prst="rect">
                      <a:avLst/>
                    </a:prstGeom>
                    <a:noFill/>
                    <a:ln>
                      <a:noFill/>
                    </a:ln>
                  </pic:spPr>
                </pic:pic>
              </a:graphicData>
            </a:graphic>
          </wp:inline>
        </w:drawing>
      </w:r>
    </w:p>
    <w:p w14:paraId="1C98364F" w14:textId="77777777" w:rsidR="00C82D11" w:rsidRDefault="00C82D11" w:rsidP="00882138">
      <w:r>
        <w:t>To:</w:t>
      </w:r>
    </w:p>
    <w:p w14:paraId="16684600" w14:textId="77777777" w:rsidR="00C82D11" w:rsidRDefault="00C82D11" w:rsidP="00882138">
      <w:r w:rsidRPr="00C82D11">
        <w:rPr>
          <w:noProof/>
        </w:rPr>
        <w:lastRenderedPageBreak/>
        <w:drawing>
          <wp:inline distT="0" distB="0" distL="0" distR="0" wp14:anchorId="708404CF" wp14:editId="13B961BA">
            <wp:extent cx="5943600" cy="267694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76948"/>
                    </a:xfrm>
                    <a:prstGeom prst="rect">
                      <a:avLst/>
                    </a:prstGeom>
                    <a:noFill/>
                    <a:ln>
                      <a:noFill/>
                    </a:ln>
                  </pic:spPr>
                </pic:pic>
              </a:graphicData>
            </a:graphic>
          </wp:inline>
        </w:drawing>
      </w:r>
    </w:p>
    <w:p w14:paraId="3952248C" w14:textId="574861FD" w:rsidR="00C82D11" w:rsidRDefault="00C82D11" w:rsidP="00FE0BAE">
      <w:pPr>
        <w:jc w:val="both"/>
      </w:pPr>
      <w:r>
        <w:t>This</w:t>
      </w:r>
      <w:r w:rsidR="00E6080D">
        <w:t xml:space="preserve"> </w:t>
      </w:r>
      <w:r>
        <w:t xml:space="preserve">makes it possible to see differences in relative ion abundance across </w:t>
      </w:r>
      <w:r w:rsidR="00E6080D">
        <w:t xml:space="preserve">multiple </w:t>
      </w:r>
      <w:r>
        <w:t xml:space="preserve">runs </w:t>
      </w:r>
      <w:r w:rsidR="00E6080D">
        <w:t>in</w:t>
      </w:r>
      <w:r>
        <w:t xml:space="preserve"> a </w:t>
      </w:r>
      <w:r w:rsidR="00E6080D">
        <w:t xml:space="preserve">single </w:t>
      </w:r>
      <w:r>
        <w:t>glance</w:t>
      </w:r>
      <w:r w:rsidR="00177865">
        <w:t xml:space="preserve"> and</w:t>
      </w:r>
      <w:r>
        <w:t xml:space="preserve"> add</w:t>
      </w:r>
      <w:r w:rsidR="00177865">
        <w:t>s</w:t>
      </w:r>
      <w:r>
        <w:t xml:space="preserve"> to the information you are already getting from the </w:t>
      </w:r>
      <w:r>
        <w:rPr>
          <w:b/>
        </w:rPr>
        <w:t>Retention Times</w:t>
      </w:r>
      <w:r>
        <w:t xml:space="preserve"> view.</w:t>
      </w:r>
      <w:r w:rsidR="00BF0DE9">
        <w:t xml:space="preserve">  You </w:t>
      </w:r>
      <w:r w:rsidR="00177865">
        <w:t>might notice</w:t>
      </w:r>
      <w:r w:rsidR="00BF0DE9">
        <w:t xml:space="preserve"> that D_103_REP3 and D_108_REP2 are quite different, and </w:t>
      </w:r>
      <w:r w:rsidR="00177865">
        <w:t xml:space="preserve">that </w:t>
      </w:r>
      <w:r w:rsidR="00BF0DE9">
        <w:t xml:space="preserve">H_162_REP3 is somewhat different from </w:t>
      </w:r>
      <w:r w:rsidR="00177865">
        <w:t xml:space="preserve">all </w:t>
      </w:r>
      <w:r w:rsidR="00BF0DE9">
        <w:t>other replicates</w:t>
      </w:r>
      <w:r w:rsidR="00177865">
        <w:t>.</w:t>
      </w:r>
      <w:r w:rsidR="00BF0DE9">
        <w:t xml:space="preserve"> </w:t>
      </w:r>
      <w:r w:rsidR="00177865">
        <w:t xml:space="preserve">Note that </w:t>
      </w:r>
      <w:r w:rsidR="00BF0DE9">
        <w:t xml:space="preserve">only </w:t>
      </w:r>
      <w:r w:rsidR="00177865">
        <w:t xml:space="preserve">the </w:t>
      </w:r>
      <w:r w:rsidR="00BF0DE9">
        <w:t xml:space="preserve">D_108_REP2 </w:t>
      </w:r>
      <w:r w:rsidR="00177865">
        <w:t>sample looked suspicious when only using</w:t>
      </w:r>
      <w:r w:rsidR="00BF0DE9">
        <w:t xml:space="preserve"> the </w:t>
      </w:r>
      <w:r w:rsidR="00BF0DE9">
        <w:rPr>
          <w:b/>
        </w:rPr>
        <w:t>Retention Times</w:t>
      </w:r>
      <w:r w:rsidR="00BF0DE9">
        <w:t xml:space="preserve"> view.</w:t>
      </w:r>
    </w:p>
    <w:p w14:paraId="1F50F1B1" w14:textId="77777777" w:rsidR="00BF0DE9" w:rsidRDefault="00BF0DE9" w:rsidP="00882138">
      <w:r>
        <w:t>Do the following to inspect and correct these peaks:</w:t>
      </w:r>
    </w:p>
    <w:p w14:paraId="7F54DD2D" w14:textId="77777777" w:rsidR="00BF0DE9" w:rsidRDefault="00BF0DE9" w:rsidP="006A227F">
      <w:pPr>
        <w:pStyle w:val="ListParagraph"/>
        <w:numPr>
          <w:ilvl w:val="0"/>
          <w:numId w:val="7"/>
        </w:numPr>
      </w:pPr>
      <w:r>
        <w:t xml:space="preserve">Click the D_103_REP3 bar in the </w:t>
      </w:r>
      <w:r>
        <w:rPr>
          <w:b/>
        </w:rPr>
        <w:t>Peak Areas</w:t>
      </w:r>
      <w:r>
        <w:t xml:space="preserve"> view.</w:t>
      </w:r>
    </w:p>
    <w:p w14:paraId="75B60B4B" w14:textId="77777777" w:rsidR="00BF0DE9" w:rsidRDefault="00BF0DE9" w:rsidP="00BF0DE9">
      <w:r>
        <w:t>This will activate the chromatogram graph for the peak, which looks like:</w:t>
      </w:r>
    </w:p>
    <w:p w14:paraId="63DC3780" w14:textId="49DA105D" w:rsidR="00BF0DE9" w:rsidRPr="00E44472" w:rsidRDefault="00D556BA" w:rsidP="00BF0DE9">
      <w:pPr>
        <w:rPr>
          <w:lang w:val="fr-FR"/>
        </w:rPr>
      </w:pPr>
      <w:r w:rsidRPr="00D556BA">
        <w:rPr>
          <w:noProof/>
        </w:rPr>
        <w:drawing>
          <wp:inline distT="0" distB="0" distL="0" distR="0" wp14:anchorId="2562B9C6" wp14:editId="000E90EA">
            <wp:extent cx="4819650" cy="3295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19650" cy="3295650"/>
                    </a:xfrm>
                    <a:prstGeom prst="rect">
                      <a:avLst/>
                    </a:prstGeom>
                    <a:noFill/>
                    <a:ln>
                      <a:noFill/>
                    </a:ln>
                  </pic:spPr>
                </pic:pic>
              </a:graphicData>
            </a:graphic>
          </wp:inline>
        </w:drawing>
      </w:r>
    </w:p>
    <w:p w14:paraId="124A2210" w14:textId="77777777" w:rsidR="00BF0DE9" w:rsidRDefault="00BF0DE9" w:rsidP="00BF0DE9">
      <w:r>
        <w:lastRenderedPageBreak/>
        <w:t>While plots for the correctly integrated peaks look more like this:</w:t>
      </w:r>
    </w:p>
    <w:p w14:paraId="41097D41" w14:textId="77777777" w:rsidR="00BF0DE9" w:rsidRDefault="00BF0DE9" w:rsidP="00BF0DE9">
      <w:r w:rsidRPr="00BF0DE9">
        <w:rPr>
          <w:noProof/>
        </w:rPr>
        <w:drawing>
          <wp:inline distT="0" distB="0" distL="0" distR="0" wp14:anchorId="5F9D7C6D" wp14:editId="37BB5463">
            <wp:extent cx="4848225" cy="3314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48225" cy="3314700"/>
                    </a:xfrm>
                    <a:prstGeom prst="rect">
                      <a:avLst/>
                    </a:prstGeom>
                    <a:noFill/>
                    <a:ln>
                      <a:noFill/>
                    </a:ln>
                  </pic:spPr>
                </pic:pic>
              </a:graphicData>
            </a:graphic>
          </wp:inline>
        </w:drawing>
      </w:r>
    </w:p>
    <w:p w14:paraId="2416FE5B" w14:textId="77AE9778" w:rsidR="00BF0DE9" w:rsidRDefault="0040791A" w:rsidP="007F1D30">
      <w:pPr>
        <w:jc w:val="both"/>
      </w:pPr>
      <w:r>
        <w:t xml:space="preserve">Since </w:t>
      </w:r>
      <w:r w:rsidR="00BF0DE9">
        <w:t xml:space="preserve">the scheduled acquisition window did not capture the entire elution profile for the peptide, </w:t>
      </w:r>
      <w:r>
        <w:t>Skyline has picked the wrong peak. However,</w:t>
      </w:r>
      <w:r w:rsidR="00BF0DE9">
        <w:t xml:space="preserve"> you can </w:t>
      </w:r>
      <w:r>
        <w:t xml:space="preserve">still </w:t>
      </w:r>
      <w:r w:rsidR="00BF0DE9">
        <w:t xml:space="preserve">see </w:t>
      </w:r>
      <w:r>
        <w:t xml:space="preserve">the correct peak </w:t>
      </w:r>
      <w:r w:rsidR="00BF0DE9">
        <w:t>ending around 30.2 minutes.  This is called a “truncated peak”.</w:t>
      </w:r>
      <w:r w:rsidR="00A37633">
        <w:t xml:space="preserve">  You can correct the integration for this peptide to use the truncated peak by doing the following:</w:t>
      </w:r>
    </w:p>
    <w:p w14:paraId="2128B770" w14:textId="77777777" w:rsidR="00A37633" w:rsidRDefault="00A37633" w:rsidP="006A227F">
      <w:pPr>
        <w:pStyle w:val="ListParagraph"/>
        <w:numPr>
          <w:ilvl w:val="0"/>
          <w:numId w:val="7"/>
        </w:numPr>
      </w:pPr>
      <w:r>
        <w:t>Click-and-drag beneath the x-axis at about 30.4 minutes, just after the truncated peak.</w:t>
      </w:r>
    </w:p>
    <w:p w14:paraId="3211F704" w14:textId="77777777" w:rsidR="00A37633" w:rsidRDefault="00A37633" w:rsidP="006A227F">
      <w:pPr>
        <w:pStyle w:val="ListParagraph"/>
        <w:numPr>
          <w:ilvl w:val="0"/>
          <w:numId w:val="7"/>
        </w:numPr>
      </w:pPr>
      <w:r>
        <w:t>Drag left until the integration boundary stops moving, and release the left mouse button.</w:t>
      </w:r>
    </w:p>
    <w:p w14:paraId="763E182F" w14:textId="77777777" w:rsidR="00A37633" w:rsidRDefault="00A37633" w:rsidP="006A227F">
      <w:pPr>
        <w:pStyle w:val="ListParagraph"/>
        <w:numPr>
          <w:ilvl w:val="0"/>
          <w:numId w:val="7"/>
        </w:numPr>
      </w:pPr>
      <w:r>
        <w:t xml:space="preserve">Click the bars for </w:t>
      </w:r>
      <w:bookmarkStart w:id="8" w:name="OLE_LINK1"/>
      <w:bookmarkStart w:id="9" w:name="OLE_LINK2"/>
      <w:r>
        <w:t>D_108_REP2</w:t>
      </w:r>
      <w:bookmarkEnd w:id="8"/>
      <w:bookmarkEnd w:id="9"/>
      <w:r>
        <w:t xml:space="preserve"> in the </w:t>
      </w:r>
      <w:r>
        <w:rPr>
          <w:b/>
        </w:rPr>
        <w:t>Retention Times</w:t>
      </w:r>
      <w:r>
        <w:t xml:space="preserve"> view to activate its </w:t>
      </w:r>
      <w:r w:rsidR="00420C6A">
        <w:t xml:space="preserve">chromatogram </w:t>
      </w:r>
      <w:r>
        <w:t>graph.</w:t>
      </w:r>
    </w:p>
    <w:p w14:paraId="4732CB12" w14:textId="77777777" w:rsidR="00A37633" w:rsidRDefault="00A37633" w:rsidP="006A227F">
      <w:pPr>
        <w:pStyle w:val="ListParagraph"/>
        <w:numPr>
          <w:ilvl w:val="0"/>
          <w:numId w:val="7"/>
        </w:numPr>
      </w:pPr>
      <w:r>
        <w:t>Click-and-drag beneath the x-axis</w:t>
      </w:r>
      <w:r w:rsidR="00420C6A">
        <w:t xml:space="preserve"> of the graph</w:t>
      </w:r>
      <w:r>
        <w:t xml:space="preserve"> from about 30.5 minutes to the far left.</w:t>
      </w:r>
    </w:p>
    <w:p w14:paraId="02A53F18" w14:textId="77777777" w:rsidR="00420C6A" w:rsidRDefault="0098413F" w:rsidP="006A227F">
      <w:pPr>
        <w:pStyle w:val="ListParagraph"/>
        <w:numPr>
          <w:ilvl w:val="0"/>
          <w:numId w:val="7"/>
        </w:numPr>
      </w:pPr>
      <w:r>
        <w:t xml:space="preserve">Click the bars for </w:t>
      </w:r>
      <w:bookmarkStart w:id="10" w:name="OLE_LINK3"/>
      <w:bookmarkStart w:id="11" w:name="OLE_LINK4"/>
      <w:r>
        <w:t xml:space="preserve">D_162_REP3 </w:t>
      </w:r>
      <w:bookmarkEnd w:id="10"/>
      <w:bookmarkEnd w:id="11"/>
      <w:r>
        <w:t xml:space="preserve">in the </w:t>
      </w:r>
      <w:r>
        <w:rPr>
          <w:b/>
        </w:rPr>
        <w:t>Retention Times</w:t>
      </w:r>
      <w:r>
        <w:t xml:space="preserve"> view to activate its chromatogram graph.</w:t>
      </w:r>
    </w:p>
    <w:p w14:paraId="18722F1F" w14:textId="06638E00" w:rsidR="0098413F" w:rsidRDefault="00B8587F" w:rsidP="007F1D30">
      <w:pPr>
        <w:jc w:val="both"/>
      </w:pPr>
      <w:r>
        <w:t>T</w:t>
      </w:r>
      <w:r w:rsidR="0098413F">
        <w:t>he peak for D_162_REP3 is also truncated</w:t>
      </w:r>
      <w:r>
        <w:t>.</w:t>
      </w:r>
      <w:r w:rsidR="0098413F">
        <w:t xml:space="preserve"> </w:t>
      </w:r>
      <w:r>
        <w:t xml:space="preserve">However, </w:t>
      </w:r>
      <w:r w:rsidR="0098413F">
        <w:t>Skyline has already chosen it correctly, as it has in several other cases</w:t>
      </w:r>
      <w:r>
        <w:t>. You might</w:t>
      </w:r>
      <w:r w:rsidR="0098413F">
        <w:t xml:space="preserve"> be able to </w:t>
      </w:r>
      <w:r>
        <w:t xml:space="preserve">deduce peak truncations </w:t>
      </w:r>
      <w:r w:rsidR="0098413F">
        <w:t xml:space="preserve">by closely </w:t>
      </w:r>
      <w:r>
        <w:t>inspecting</w:t>
      </w:r>
      <w:r w:rsidR="0098413F">
        <w:t xml:space="preserve"> the </w:t>
      </w:r>
      <w:r w:rsidR="0098413F">
        <w:rPr>
          <w:b/>
        </w:rPr>
        <w:t>Retention Times</w:t>
      </w:r>
      <w:r w:rsidR="0098413F">
        <w:t xml:space="preserve"> plot.  Pay close attention to the lengths of the bars, a</w:t>
      </w:r>
      <w:r>
        <w:t>s well as</w:t>
      </w:r>
      <w:r w:rsidR="0098413F">
        <w:t xml:space="preserve"> the proximity of the horizontal lines to the bar edges.</w:t>
      </w:r>
    </w:p>
    <w:p w14:paraId="6F8682F7" w14:textId="17A5D151" w:rsidR="00E60E91" w:rsidRDefault="00E60E91" w:rsidP="007F1D30">
      <w:pPr>
        <w:jc w:val="both"/>
      </w:pPr>
      <w:r>
        <w:t xml:space="preserve">Peak truncation is a </w:t>
      </w:r>
      <w:r w:rsidR="00840FF6">
        <w:t xml:space="preserve">considerable </w:t>
      </w:r>
      <w:r>
        <w:t xml:space="preserve">problem for label-free data </w:t>
      </w:r>
      <w:r w:rsidR="00B8587F">
        <w:t>such as</w:t>
      </w:r>
      <w:r>
        <w:t xml:space="preserve"> this.  With isotope labeled reference peptides, where every point in the peak provides a valid ratio between light and heavy peptide precursors, you will lose precision with a truncated peak</w:t>
      </w:r>
      <w:r w:rsidR="00840FF6">
        <w:t xml:space="preserve"> </w:t>
      </w:r>
      <w:r>
        <w:t>but the ratio between light and h</w:t>
      </w:r>
      <w:r w:rsidR="008A6E02">
        <w:t>eavy</w:t>
      </w:r>
      <w:r>
        <w:t xml:space="preserve"> </w:t>
      </w:r>
      <w:r w:rsidR="00840FF6">
        <w:t xml:space="preserve">should </w:t>
      </w:r>
      <w:r>
        <w:t xml:space="preserve">still be valid.  With label-free data, </w:t>
      </w:r>
      <w:r w:rsidR="00840FF6">
        <w:t>conversely</w:t>
      </w:r>
      <w:r>
        <w:t xml:space="preserve">, you cannot count a truncated peak as a valid measurement of the peptide.  You must either calculate your differential statistics with missing data or omit the peptide </w:t>
      </w:r>
      <w:r w:rsidR="00840FF6">
        <w:t xml:space="preserve">from consideration </w:t>
      </w:r>
      <w:r w:rsidR="00966226">
        <w:t xml:space="preserve">entirely. </w:t>
      </w:r>
      <w:r>
        <w:t xml:space="preserve">Skyline keeps track of truncated peaks </w:t>
      </w:r>
      <w:r w:rsidR="00840FF6">
        <w:t xml:space="preserve">in order </w:t>
      </w:r>
      <w:r>
        <w:t>to make that possible for downstream tools.</w:t>
      </w:r>
    </w:p>
    <w:p w14:paraId="165B323F" w14:textId="6491E6D1" w:rsidR="00E4292B" w:rsidRDefault="00E4292B" w:rsidP="007F1D30">
      <w:pPr>
        <w:jc w:val="both"/>
      </w:pPr>
      <w:r>
        <w:lastRenderedPageBreak/>
        <w:t xml:space="preserve">Skyline defines a truncated peak as any peak where one of its boundaries is at a terminal point of the chromatogram and the intensity at </w:t>
      </w:r>
      <w:r w:rsidR="00966226">
        <w:t>that</w:t>
      </w:r>
      <w:r>
        <w:t xml:space="preserve"> terminal end is more than 1% of the peak height higher than the intensity at the other integration boundary.</w:t>
      </w:r>
    </w:p>
    <w:p w14:paraId="43A35FBF" w14:textId="77777777" w:rsidR="00E60E91" w:rsidRDefault="000607E4" w:rsidP="0098413F">
      <w:r>
        <w:t>To see other automatically integrated peaks which Skyline has identified as truncated, perform the following steps:</w:t>
      </w:r>
    </w:p>
    <w:p w14:paraId="6D9CF973" w14:textId="77777777" w:rsidR="000607E4" w:rsidRDefault="000607E4" w:rsidP="006A227F">
      <w:pPr>
        <w:pStyle w:val="ListParagraph"/>
        <w:numPr>
          <w:ilvl w:val="0"/>
          <w:numId w:val="8"/>
        </w:numPr>
      </w:pPr>
      <w:r>
        <w:t xml:space="preserve">On the </w:t>
      </w:r>
      <w:r>
        <w:rPr>
          <w:b/>
        </w:rPr>
        <w:t>Edit</w:t>
      </w:r>
      <w:r>
        <w:t xml:space="preserve"> menu, click </w:t>
      </w:r>
      <w:r>
        <w:rPr>
          <w:b/>
        </w:rPr>
        <w:t>Find</w:t>
      </w:r>
      <w:r>
        <w:t xml:space="preserve"> (Ctrl-F).</w:t>
      </w:r>
    </w:p>
    <w:p w14:paraId="3A1AB387" w14:textId="77777777" w:rsidR="000607E4" w:rsidRDefault="000607E4" w:rsidP="006A227F">
      <w:pPr>
        <w:pStyle w:val="ListParagraph"/>
        <w:numPr>
          <w:ilvl w:val="0"/>
          <w:numId w:val="8"/>
        </w:numPr>
      </w:pPr>
      <w:r>
        <w:t xml:space="preserve">Clear the </w:t>
      </w:r>
      <w:r>
        <w:rPr>
          <w:b/>
        </w:rPr>
        <w:t>Find what</w:t>
      </w:r>
      <w:r>
        <w:t xml:space="preserve"> field.</w:t>
      </w:r>
    </w:p>
    <w:p w14:paraId="2D661A89" w14:textId="77777777" w:rsidR="000607E4" w:rsidRDefault="000607E4" w:rsidP="006A227F">
      <w:pPr>
        <w:pStyle w:val="ListParagraph"/>
        <w:numPr>
          <w:ilvl w:val="0"/>
          <w:numId w:val="8"/>
        </w:numPr>
      </w:pPr>
      <w:r>
        <w:t>Choose</w:t>
      </w:r>
      <w:r w:rsidR="00C32510">
        <w:t xml:space="preserve"> </w:t>
      </w:r>
      <w:r w:rsidR="00C32510">
        <w:rPr>
          <w:b/>
        </w:rPr>
        <w:t>Down</w:t>
      </w:r>
      <w:r w:rsidR="00C32510">
        <w:t xml:space="preserve"> for </w:t>
      </w:r>
      <w:r w:rsidR="00C32510">
        <w:rPr>
          <w:b/>
        </w:rPr>
        <w:t>Direction</w:t>
      </w:r>
      <w:r w:rsidR="00C32510">
        <w:t>.</w:t>
      </w:r>
    </w:p>
    <w:p w14:paraId="4114C11A" w14:textId="77777777" w:rsidR="00C32510" w:rsidRDefault="00C32510" w:rsidP="006A227F">
      <w:pPr>
        <w:pStyle w:val="ListParagraph"/>
        <w:numPr>
          <w:ilvl w:val="0"/>
          <w:numId w:val="8"/>
        </w:numPr>
      </w:pPr>
      <w:r>
        <w:t xml:space="preserve">Click the </w:t>
      </w:r>
      <w:r>
        <w:rPr>
          <w:b/>
        </w:rPr>
        <w:t>Show Advanced</w:t>
      </w:r>
      <w:r>
        <w:t xml:space="preserve"> button, advanced options are not already showing.</w:t>
      </w:r>
    </w:p>
    <w:p w14:paraId="5440D949" w14:textId="2B62AB18" w:rsidR="00840FF6" w:rsidRDefault="00C32510" w:rsidP="006A227F">
      <w:pPr>
        <w:pStyle w:val="ListParagraph"/>
        <w:numPr>
          <w:ilvl w:val="0"/>
          <w:numId w:val="8"/>
        </w:numPr>
      </w:pPr>
      <w:r>
        <w:t xml:space="preserve">Check </w:t>
      </w:r>
      <w:proofErr w:type="gramStart"/>
      <w:r>
        <w:rPr>
          <w:b/>
        </w:rPr>
        <w:t>Truncated</w:t>
      </w:r>
      <w:proofErr w:type="gramEnd"/>
      <w:r>
        <w:rPr>
          <w:b/>
        </w:rPr>
        <w:t xml:space="preserve"> peaks</w:t>
      </w:r>
      <w:r>
        <w:t xml:space="preserve"> (and uncheck anything else that may be checked).</w:t>
      </w:r>
    </w:p>
    <w:p w14:paraId="034A7DDB" w14:textId="77777777" w:rsidR="00840FF6" w:rsidRDefault="00840FF6">
      <w:r>
        <w:br w:type="page"/>
      </w:r>
    </w:p>
    <w:p w14:paraId="0DAC7073" w14:textId="77777777" w:rsidR="00C32510" w:rsidRDefault="00C32510" w:rsidP="00FE0BAE"/>
    <w:p w14:paraId="56DCB35D" w14:textId="77777777" w:rsidR="00721EC1" w:rsidRDefault="00721EC1" w:rsidP="00721EC1">
      <w:r>
        <w:t xml:space="preserve">The </w:t>
      </w:r>
      <w:r>
        <w:rPr>
          <w:b/>
        </w:rPr>
        <w:t>Find</w:t>
      </w:r>
      <w:r>
        <w:t xml:space="preserve"> form should look like this:</w:t>
      </w:r>
    </w:p>
    <w:p w14:paraId="6BD9DB90" w14:textId="0B0FA9EB" w:rsidR="00721EC1" w:rsidRDefault="00332222" w:rsidP="00721EC1">
      <w:r>
        <w:rPr>
          <w:noProof/>
        </w:rPr>
        <w:drawing>
          <wp:inline distT="0" distB="0" distL="0" distR="0" wp14:anchorId="72F64CB2" wp14:editId="6DE94EEF">
            <wp:extent cx="3771900" cy="3038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71900" cy="3038475"/>
                    </a:xfrm>
                    <a:prstGeom prst="rect">
                      <a:avLst/>
                    </a:prstGeom>
                  </pic:spPr>
                </pic:pic>
              </a:graphicData>
            </a:graphic>
          </wp:inline>
        </w:drawing>
      </w:r>
    </w:p>
    <w:p w14:paraId="1FC908EB" w14:textId="77777777" w:rsidR="00721EC1" w:rsidRDefault="00721EC1" w:rsidP="006A227F">
      <w:pPr>
        <w:pStyle w:val="ListParagraph"/>
        <w:numPr>
          <w:ilvl w:val="0"/>
          <w:numId w:val="9"/>
        </w:numPr>
      </w:pPr>
      <w:r>
        <w:t xml:space="preserve">Click the </w:t>
      </w:r>
      <w:r>
        <w:rPr>
          <w:b/>
        </w:rPr>
        <w:t>Find All</w:t>
      </w:r>
      <w:r>
        <w:t xml:space="preserve"> button.</w:t>
      </w:r>
    </w:p>
    <w:p w14:paraId="7E67DE88" w14:textId="77777777" w:rsidR="00721EC1" w:rsidRDefault="00721EC1" w:rsidP="006A227F">
      <w:pPr>
        <w:pStyle w:val="ListParagraph"/>
        <w:numPr>
          <w:ilvl w:val="0"/>
          <w:numId w:val="9"/>
        </w:numPr>
      </w:pPr>
      <w:r>
        <w:t xml:space="preserve">Click the </w:t>
      </w:r>
      <w:r>
        <w:rPr>
          <w:b/>
        </w:rPr>
        <w:t>Close</w:t>
      </w:r>
      <w:r>
        <w:t xml:space="preserve"> button.</w:t>
      </w:r>
    </w:p>
    <w:p w14:paraId="71D10C54" w14:textId="77777777" w:rsidR="00721EC1" w:rsidRDefault="00721EC1" w:rsidP="007F1D30">
      <w:pPr>
        <w:jc w:val="both"/>
      </w:pPr>
      <w:r>
        <w:t>Skyline shows a long list of truncated precursors and transitions, starting with the three peaks you just inspected.  You can double-click on any line to see the corresponding chromatogram graph activated.</w:t>
      </w:r>
    </w:p>
    <w:p w14:paraId="7BD2D558" w14:textId="77777777" w:rsidR="00721EC1" w:rsidRDefault="00721EC1" w:rsidP="00721EC1">
      <w:r>
        <w:rPr>
          <w:noProof/>
        </w:rPr>
        <w:drawing>
          <wp:inline distT="0" distB="0" distL="0" distR="0" wp14:anchorId="3AD9384F" wp14:editId="3A520B03">
            <wp:extent cx="5943600" cy="2857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p>
    <w:p w14:paraId="624F8149" w14:textId="77777777" w:rsidR="00721EC1" w:rsidRDefault="00D611E1" w:rsidP="00721EC1">
      <w:r>
        <w:lastRenderedPageBreak/>
        <w:t xml:space="preserve">You can also use the </w:t>
      </w:r>
      <w:r>
        <w:rPr>
          <w:b/>
        </w:rPr>
        <w:t>Document Grid</w:t>
      </w:r>
      <w:r>
        <w:t xml:space="preserve"> to create a list of all precursors with any peak truncation by doing the following:</w:t>
      </w:r>
    </w:p>
    <w:p w14:paraId="1F1FB227" w14:textId="77777777" w:rsidR="00D611E1" w:rsidRDefault="00D611E1" w:rsidP="006A227F">
      <w:pPr>
        <w:pStyle w:val="ListParagraph"/>
        <w:numPr>
          <w:ilvl w:val="0"/>
          <w:numId w:val="10"/>
        </w:numPr>
      </w:pPr>
      <w:r>
        <w:t xml:space="preserve">On the </w:t>
      </w:r>
      <w:r>
        <w:rPr>
          <w:b/>
        </w:rPr>
        <w:t>View</w:t>
      </w:r>
      <w:r>
        <w:t xml:space="preserve"> menu, click </w:t>
      </w:r>
      <w:r>
        <w:rPr>
          <w:b/>
        </w:rPr>
        <w:t>Document Grid</w:t>
      </w:r>
      <w:r>
        <w:t>.</w:t>
      </w:r>
    </w:p>
    <w:p w14:paraId="1E023379" w14:textId="77777777" w:rsidR="00D611E1" w:rsidRDefault="00D611E1" w:rsidP="006A227F">
      <w:pPr>
        <w:pStyle w:val="ListParagraph"/>
        <w:numPr>
          <w:ilvl w:val="0"/>
          <w:numId w:val="10"/>
        </w:numPr>
      </w:pPr>
      <w:r>
        <w:t xml:space="preserve">On the </w:t>
      </w:r>
      <w:r>
        <w:rPr>
          <w:b/>
        </w:rPr>
        <w:t>Views</w:t>
      </w:r>
      <w:r>
        <w:t xml:space="preserve"> menu in the </w:t>
      </w:r>
      <w:r>
        <w:rPr>
          <w:b/>
        </w:rPr>
        <w:t>Document Grid</w:t>
      </w:r>
      <w:r>
        <w:t xml:space="preserve"> view, click </w:t>
      </w:r>
      <w:r>
        <w:rPr>
          <w:b/>
        </w:rPr>
        <w:t>Precursors</w:t>
      </w:r>
      <w:r>
        <w:t>.</w:t>
      </w:r>
    </w:p>
    <w:p w14:paraId="557D705D" w14:textId="77777777" w:rsidR="00D611E1" w:rsidRDefault="00D611E1" w:rsidP="006A227F">
      <w:pPr>
        <w:pStyle w:val="ListParagraph"/>
        <w:numPr>
          <w:ilvl w:val="0"/>
          <w:numId w:val="10"/>
        </w:numPr>
      </w:pPr>
      <w:r>
        <w:t xml:space="preserve">On the </w:t>
      </w:r>
      <w:r>
        <w:rPr>
          <w:b/>
        </w:rPr>
        <w:t>Views</w:t>
      </w:r>
      <w:r>
        <w:t xml:space="preserve"> menu in the </w:t>
      </w:r>
      <w:r>
        <w:rPr>
          <w:b/>
        </w:rPr>
        <w:t>Document Grid</w:t>
      </w:r>
      <w:r>
        <w:t xml:space="preserve"> view, click </w:t>
      </w:r>
      <w:r>
        <w:rPr>
          <w:b/>
        </w:rPr>
        <w:t>Customize View</w:t>
      </w:r>
      <w:r>
        <w:t>.</w:t>
      </w:r>
    </w:p>
    <w:p w14:paraId="484C7D98" w14:textId="6407A2E6" w:rsidR="00D611E1" w:rsidRDefault="00D611E1" w:rsidP="006A227F">
      <w:pPr>
        <w:pStyle w:val="ListParagraph"/>
        <w:numPr>
          <w:ilvl w:val="0"/>
          <w:numId w:val="10"/>
        </w:numPr>
      </w:pPr>
      <w:r>
        <w:t xml:space="preserve">In the </w:t>
      </w:r>
      <w:r>
        <w:rPr>
          <w:b/>
        </w:rPr>
        <w:t>View name</w:t>
      </w:r>
      <w:r w:rsidR="00D81332">
        <w:t xml:space="preserve"> field, enter “Truncated Precursors”</w:t>
      </w:r>
      <w:r>
        <w:t>.</w:t>
      </w:r>
    </w:p>
    <w:p w14:paraId="397B19F1" w14:textId="77777777" w:rsidR="00D611E1" w:rsidRDefault="00D611E1" w:rsidP="006A227F">
      <w:pPr>
        <w:pStyle w:val="ListParagraph"/>
        <w:numPr>
          <w:ilvl w:val="0"/>
          <w:numId w:val="10"/>
        </w:numPr>
      </w:pPr>
      <w:r>
        <w:t xml:space="preserve">In the right </w:t>
      </w:r>
      <w:r w:rsidR="00F3027D">
        <w:t>side list</w:t>
      </w:r>
      <w:r>
        <w:t xml:space="preserve">, select all column names </w:t>
      </w:r>
      <w:r w:rsidR="00CD398C">
        <w:t xml:space="preserve">(using click and shift-click) </w:t>
      </w:r>
      <w:r>
        <w:t>after the first two (Precursor and Peptide).</w:t>
      </w:r>
    </w:p>
    <w:p w14:paraId="429F17B4" w14:textId="77777777" w:rsidR="00D611E1" w:rsidRDefault="00D611E1" w:rsidP="006A227F">
      <w:pPr>
        <w:pStyle w:val="ListParagraph"/>
        <w:numPr>
          <w:ilvl w:val="0"/>
          <w:numId w:val="10"/>
        </w:numPr>
      </w:pPr>
      <w:r>
        <w:t xml:space="preserve">Click the </w:t>
      </w:r>
      <w:r w:rsidR="00CD398C">
        <w:rPr>
          <w:noProof/>
        </w:rPr>
        <w:drawing>
          <wp:inline distT="0" distB="0" distL="0" distR="0" wp14:anchorId="787D4389" wp14:editId="7894C99D">
            <wp:extent cx="152400" cy="152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D398C">
        <w:t xml:space="preserve"> button near the right edge to delete all but the first two columns.</w:t>
      </w:r>
    </w:p>
    <w:p w14:paraId="6C5D3678" w14:textId="7510AFA5" w:rsidR="00CD398C" w:rsidRDefault="00CD398C" w:rsidP="006A227F">
      <w:pPr>
        <w:pStyle w:val="ListParagraph"/>
        <w:numPr>
          <w:ilvl w:val="0"/>
          <w:numId w:val="10"/>
        </w:numPr>
      </w:pPr>
      <w:r>
        <w:t xml:space="preserve">Check </w:t>
      </w:r>
      <w:r w:rsidR="00D81332">
        <w:t>“Replicates”</w:t>
      </w:r>
      <w:r>
        <w:t xml:space="preserve"> in the tree on the left side.</w:t>
      </w:r>
    </w:p>
    <w:p w14:paraId="4EFF90E1" w14:textId="77777777" w:rsidR="00CD398C" w:rsidRDefault="00CD398C" w:rsidP="006A227F">
      <w:pPr>
        <w:pStyle w:val="ListParagraph"/>
        <w:numPr>
          <w:ilvl w:val="0"/>
          <w:numId w:val="10"/>
        </w:numPr>
      </w:pPr>
      <w:r>
        <w:t xml:space="preserve">Expand the tree to check Proteins &gt; Peptides &gt; Precursors &gt; </w:t>
      </w:r>
      <w:proofErr w:type="spellStart"/>
      <w:r>
        <w:t>PrecursorResults</w:t>
      </w:r>
      <w:proofErr w:type="spellEnd"/>
      <w:r>
        <w:t xml:space="preserve"> &gt; Count Truncated.</w:t>
      </w:r>
    </w:p>
    <w:p w14:paraId="3D65E82C" w14:textId="77777777" w:rsidR="00CD398C" w:rsidRDefault="00CD398C" w:rsidP="00CD398C">
      <w:r>
        <w:t xml:space="preserve">The </w:t>
      </w:r>
      <w:r>
        <w:rPr>
          <w:b/>
        </w:rPr>
        <w:t>Customize View</w:t>
      </w:r>
      <w:r>
        <w:t xml:space="preserve"> form should look something like this:</w:t>
      </w:r>
    </w:p>
    <w:p w14:paraId="0988B10F" w14:textId="07D6259A" w:rsidR="00CD398C" w:rsidRDefault="0090264A" w:rsidP="00CD398C">
      <w:r>
        <w:rPr>
          <w:noProof/>
        </w:rPr>
        <w:drawing>
          <wp:inline distT="0" distB="0" distL="0" distR="0" wp14:anchorId="3D6D3786" wp14:editId="4C28BA71">
            <wp:extent cx="5943600" cy="4667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667250"/>
                    </a:xfrm>
                    <a:prstGeom prst="rect">
                      <a:avLst/>
                    </a:prstGeom>
                  </pic:spPr>
                </pic:pic>
              </a:graphicData>
            </a:graphic>
          </wp:inline>
        </w:drawing>
      </w:r>
    </w:p>
    <w:p w14:paraId="5BFD5474" w14:textId="76D3D033" w:rsidR="00F3027D" w:rsidRDefault="00F3027D" w:rsidP="006A227F">
      <w:pPr>
        <w:pStyle w:val="ListParagraph"/>
        <w:numPr>
          <w:ilvl w:val="0"/>
          <w:numId w:val="11"/>
        </w:numPr>
      </w:pPr>
      <w:r>
        <w:t>In the</w:t>
      </w:r>
      <w:r w:rsidR="00D81332">
        <w:t xml:space="preserve"> right side list, double-click “</w:t>
      </w:r>
      <w:r>
        <w:t>Count Truncated</w:t>
      </w:r>
      <w:r w:rsidR="00D81332">
        <w:t>”</w:t>
      </w:r>
      <w:r>
        <w:t>.</w:t>
      </w:r>
    </w:p>
    <w:p w14:paraId="209DD556" w14:textId="77777777" w:rsidR="00F3027D" w:rsidRDefault="00F3027D" w:rsidP="006A227F">
      <w:pPr>
        <w:pStyle w:val="ListParagraph"/>
        <w:numPr>
          <w:ilvl w:val="0"/>
          <w:numId w:val="11"/>
        </w:numPr>
      </w:pPr>
      <w:r>
        <w:t xml:space="preserve">Click the </w:t>
      </w:r>
      <w:r>
        <w:rPr>
          <w:b/>
        </w:rPr>
        <w:t>Filter</w:t>
      </w:r>
      <w:r>
        <w:t xml:space="preserve"> tab.</w:t>
      </w:r>
    </w:p>
    <w:p w14:paraId="620E0CFF" w14:textId="77777777" w:rsidR="00F3027D" w:rsidRDefault="00F3027D" w:rsidP="006A227F">
      <w:pPr>
        <w:pStyle w:val="ListParagraph"/>
        <w:numPr>
          <w:ilvl w:val="0"/>
          <w:numId w:val="11"/>
        </w:numPr>
      </w:pPr>
      <w:r>
        <w:t xml:space="preserve">Click the </w:t>
      </w:r>
      <w:r>
        <w:rPr>
          <w:b/>
        </w:rPr>
        <w:t>Add</w:t>
      </w:r>
      <w:r>
        <w:t xml:space="preserve"> button.</w:t>
      </w:r>
    </w:p>
    <w:p w14:paraId="50157AC9" w14:textId="6130C5D0" w:rsidR="00F3027D" w:rsidRDefault="00F3027D" w:rsidP="006A227F">
      <w:pPr>
        <w:pStyle w:val="ListParagraph"/>
        <w:numPr>
          <w:ilvl w:val="0"/>
          <w:numId w:val="11"/>
        </w:numPr>
      </w:pPr>
      <w:r>
        <w:lastRenderedPageBreak/>
        <w:t xml:space="preserve">From the </w:t>
      </w:r>
      <w:r>
        <w:rPr>
          <w:b/>
        </w:rPr>
        <w:t>Operation</w:t>
      </w:r>
      <w:r w:rsidR="00D81332">
        <w:t xml:space="preserve"> dropdown list choose “</w:t>
      </w:r>
      <w:r>
        <w:t>Is Greater Than</w:t>
      </w:r>
      <w:r w:rsidR="00D81332">
        <w:t>”</w:t>
      </w:r>
      <w:r>
        <w:t>.</w:t>
      </w:r>
    </w:p>
    <w:p w14:paraId="63145D4A" w14:textId="4D093BF4" w:rsidR="00F3027D" w:rsidRDefault="00F3027D" w:rsidP="006A227F">
      <w:pPr>
        <w:pStyle w:val="ListParagraph"/>
        <w:numPr>
          <w:ilvl w:val="0"/>
          <w:numId w:val="11"/>
        </w:numPr>
      </w:pPr>
      <w:r>
        <w:t xml:space="preserve">In the </w:t>
      </w:r>
      <w:r>
        <w:rPr>
          <w:b/>
        </w:rPr>
        <w:t>Value</w:t>
      </w:r>
      <w:r w:rsidR="00D81332">
        <w:t xml:space="preserve"> field, enter “0”</w:t>
      </w:r>
      <w:r>
        <w:t>.</w:t>
      </w:r>
    </w:p>
    <w:p w14:paraId="1F4BCBC8" w14:textId="77777777" w:rsidR="00811997" w:rsidRDefault="00811997" w:rsidP="00811997">
      <w:r>
        <w:t xml:space="preserve">The </w:t>
      </w:r>
      <w:r>
        <w:rPr>
          <w:b/>
        </w:rPr>
        <w:t>Customize View</w:t>
      </w:r>
      <w:r>
        <w:t xml:space="preserve"> form should look something like this:</w:t>
      </w:r>
    </w:p>
    <w:p w14:paraId="39D580B6" w14:textId="0477E720" w:rsidR="00811997" w:rsidRDefault="0090264A" w:rsidP="00811997">
      <w:r>
        <w:rPr>
          <w:noProof/>
        </w:rPr>
        <w:drawing>
          <wp:inline distT="0" distB="0" distL="0" distR="0" wp14:anchorId="06EA6E73" wp14:editId="57162F7A">
            <wp:extent cx="5943600" cy="49187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918710"/>
                    </a:xfrm>
                    <a:prstGeom prst="rect">
                      <a:avLst/>
                    </a:prstGeom>
                  </pic:spPr>
                </pic:pic>
              </a:graphicData>
            </a:graphic>
          </wp:inline>
        </w:drawing>
      </w:r>
    </w:p>
    <w:p w14:paraId="4EB7A3C7" w14:textId="77777777" w:rsidR="00811997" w:rsidRDefault="00811997" w:rsidP="006A227F">
      <w:pPr>
        <w:pStyle w:val="ListParagraph"/>
        <w:numPr>
          <w:ilvl w:val="0"/>
          <w:numId w:val="12"/>
        </w:numPr>
      </w:pPr>
      <w:r>
        <w:t xml:space="preserve">Click the </w:t>
      </w:r>
      <w:r>
        <w:rPr>
          <w:b/>
        </w:rPr>
        <w:t>OK</w:t>
      </w:r>
      <w:r>
        <w:t xml:space="preserve"> button.</w:t>
      </w:r>
    </w:p>
    <w:p w14:paraId="5E0F81C2" w14:textId="5EBB297F" w:rsidR="000D353B" w:rsidRDefault="000D353B" w:rsidP="000D353B">
      <w:pPr>
        <w:pStyle w:val="ListParagraph"/>
        <w:numPr>
          <w:ilvl w:val="0"/>
          <w:numId w:val="12"/>
        </w:numPr>
      </w:pPr>
      <w:r>
        <w:t>Click the “Count Truncated” column header twice to sort descending.</w:t>
      </w:r>
    </w:p>
    <w:p w14:paraId="7612E514" w14:textId="63C63B14" w:rsidR="00811997" w:rsidRDefault="007F5602" w:rsidP="00811997">
      <w:r>
        <w:t xml:space="preserve">The </w:t>
      </w:r>
      <w:r>
        <w:rPr>
          <w:b/>
        </w:rPr>
        <w:t>Document Grid</w:t>
      </w:r>
      <w:r>
        <w:t xml:space="preserve"> will show 2</w:t>
      </w:r>
      <w:r w:rsidR="004F6CB6">
        <w:t>22</w:t>
      </w:r>
      <w:r>
        <w:t xml:space="preserve"> truncated peaks that Skyline has already chosen automatically:</w:t>
      </w:r>
    </w:p>
    <w:p w14:paraId="4DEB1DA9" w14:textId="2CE3F8DA" w:rsidR="007F5602" w:rsidRDefault="0090264A" w:rsidP="00811997">
      <w:r>
        <w:rPr>
          <w:noProof/>
        </w:rPr>
        <w:lastRenderedPageBreak/>
        <w:drawing>
          <wp:inline distT="0" distB="0" distL="0" distR="0" wp14:anchorId="40CE8356" wp14:editId="4D91404D">
            <wp:extent cx="4895850" cy="30003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95850" cy="3000375"/>
                    </a:xfrm>
                    <a:prstGeom prst="rect">
                      <a:avLst/>
                    </a:prstGeom>
                  </pic:spPr>
                </pic:pic>
              </a:graphicData>
            </a:graphic>
          </wp:inline>
        </w:drawing>
      </w:r>
    </w:p>
    <w:p w14:paraId="4FDDBDBA" w14:textId="77777777" w:rsidR="007F5602" w:rsidRDefault="007F5602" w:rsidP="00811997">
      <w:r>
        <w:t>To view these peaks:</w:t>
      </w:r>
    </w:p>
    <w:p w14:paraId="08C4608A" w14:textId="77777777" w:rsidR="007F5602" w:rsidRDefault="007F5602" w:rsidP="006A227F">
      <w:pPr>
        <w:pStyle w:val="ListParagraph"/>
        <w:numPr>
          <w:ilvl w:val="0"/>
          <w:numId w:val="12"/>
        </w:numPr>
      </w:pPr>
      <w:r>
        <w:t xml:space="preserve">Click the </w:t>
      </w:r>
      <w:r w:rsidRPr="007F5602">
        <w:rPr>
          <w:b/>
        </w:rPr>
        <w:t>Peptide</w:t>
      </w:r>
      <w:r>
        <w:t xml:space="preserve"> link for </w:t>
      </w:r>
      <w:bookmarkStart w:id="12" w:name="OLE_LINK5"/>
      <w:bookmarkStart w:id="13" w:name="OLE_LINK6"/>
      <w:r>
        <w:t>DFATVYVDAVK</w:t>
      </w:r>
      <w:bookmarkEnd w:id="12"/>
      <w:bookmarkEnd w:id="13"/>
      <w:r>
        <w:t>.</w:t>
      </w:r>
    </w:p>
    <w:p w14:paraId="70B84B0C" w14:textId="77777777" w:rsidR="007F5602" w:rsidRDefault="007F5602" w:rsidP="006A227F">
      <w:pPr>
        <w:pStyle w:val="ListParagraph"/>
        <w:numPr>
          <w:ilvl w:val="0"/>
          <w:numId w:val="12"/>
        </w:numPr>
      </w:pPr>
      <w:r>
        <w:t xml:space="preserve">Click each </w:t>
      </w:r>
      <w:r w:rsidRPr="007F5602">
        <w:rPr>
          <w:b/>
        </w:rPr>
        <w:t>Replicate</w:t>
      </w:r>
      <w:r>
        <w:t xml:space="preserve"> link for the peptide.</w:t>
      </w:r>
    </w:p>
    <w:p w14:paraId="6923FF0C" w14:textId="77777777" w:rsidR="007F5602" w:rsidRDefault="007F5602" w:rsidP="007F5602">
      <w:r>
        <w:t>Skyline will activate chromatogram graphs that look like the following:</w:t>
      </w:r>
    </w:p>
    <w:p w14:paraId="24FC5A95" w14:textId="77777777" w:rsidR="007F5602" w:rsidRDefault="007F5602" w:rsidP="007F5602">
      <w:r w:rsidRPr="007F5602">
        <w:rPr>
          <w:noProof/>
        </w:rPr>
        <w:drawing>
          <wp:inline distT="0" distB="0" distL="0" distR="0" wp14:anchorId="41326655" wp14:editId="458C9F8C">
            <wp:extent cx="4829175" cy="35242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29175" cy="3524250"/>
                    </a:xfrm>
                    <a:prstGeom prst="rect">
                      <a:avLst/>
                    </a:prstGeom>
                    <a:noFill/>
                    <a:ln>
                      <a:noFill/>
                    </a:ln>
                  </pic:spPr>
                </pic:pic>
              </a:graphicData>
            </a:graphic>
          </wp:inline>
        </w:drawing>
      </w:r>
    </w:p>
    <w:p w14:paraId="002BDD33" w14:textId="77777777" w:rsidR="008A7208" w:rsidRDefault="008A7208" w:rsidP="006A227F">
      <w:pPr>
        <w:pStyle w:val="ListParagraph"/>
        <w:numPr>
          <w:ilvl w:val="0"/>
          <w:numId w:val="13"/>
        </w:numPr>
      </w:pPr>
      <w:r>
        <w:t xml:space="preserve">Close the </w:t>
      </w:r>
      <w:r>
        <w:rPr>
          <w:b/>
        </w:rPr>
        <w:t>Document Grid</w:t>
      </w:r>
      <w:r>
        <w:t>.</w:t>
      </w:r>
    </w:p>
    <w:p w14:paraId="2DD1A38D" w14:textId="77777777" w:rsidR="008A7208" w:rsidRDefault="008A7208" w:rsidP="006A227F">
      <w:pPr>
        <w:pStyle w:val="ListParagraph"/>
        <w:numPr>
          <w:ilvl w:val="0"/>
          <w:numId w:val="13"/>
        </w:numPr>
      </w:pPr>
      <w:r>
        <w:lastRenderedPageBreak/>
        <w:t xml:space="preserve">Close the </w:t>
      </w:r>
      <w:r>
        <w:rPr>
          <w:b/>
        </w:rPr>
        <w:t>Find Results</w:t>
      </w:r>
      <w:r>
        <w:t xml:space="preserve"> view.</w:t>
      </w:r>
    </w:p>
    <w:p w14:paraId="5E7C30A3" w14:textId="77777777" w:rsidR="008A7208" w:rsidRDefault="008A7208" w:rsidP="006A227F">
      <w:pPr>
        <w:pStyle w:val="ListParagraph"/>
        <w:numPr>
          <w:ilvl w:val="0"/>
          <w:numId w:val="13"/>
        </w:numPr>
      </w:pPr>
      <w:r>
        <w:t xml:space="preserve">Select the </w:t>
      </w:r>
      <w:r w:rsidR="008A6E02">
        <w:t>second</w:t>
      </w:r>
      <w:r>
        <w:t xml:space="preserve"> peptide </w:t>
      </w:r>
      <w:bookmarkStart w:id="14" w:name="OLE_LINK7"/>
      <w:bookmarkStart w:id="15" w:name="OLE_LINK8"/>
      <w:r>
        <w:t>R.</w:t>
      </w:r>
      <w:r>
        <w:rPr>
          <w:color w:val="000000"/>
        </w:rPr>
        <w:t>LGGEEVSVA</w:t>
      </w:r>
      <w:r>
        <w:rPr>
          <w:b/>
          <w:bCs/>
          <w:color w:val="000000"/>
          <w:u w:val="single"/>
        </w:rPr>
        <w:t>C</w:t>
      </w:r>
      <w:r>
        <w:rPr>
          <w:color w:val="000000"/>
        </w:rPr>
        <w:t>K</w:t>
      </w:r>
      <w:r>
        <w:t>.L [237, 247]</w:t>
      </w:r>
      <w:bookmarkEnd w:id="14"/>
      <w:bookmarkEnd w:id="15"/>
    </w:p>
    <w:p w14:paraId="5D62D254" w14:textId="77777777" w:rsidR="007F5602" w:rsidRDefault="008A6E02" w:rsidP="00B53EA4">
      <w:pPr>
        <w:pStyle w:val="Heading2"/>
      </w:pPr>
      <w:bookmarkStart w:id="16" w:name="_Beginning_multi-replicate_data"/>
      <w:bookmarkEnd w:id="16"/>
      <w:r>
        <w:t>Beginning</w:t>
      </w:r>
      <w:r w:rsidR="00B53EA4">
        <w:t xml:space="preserve"> multi-replicate data processing</w:t>
      </w:r>
    </w:p>
    <w:p w14:paraId="332BB6AF" w14:textId="791C2EDB" w:rsidR="00B53EA4" w:rsidRDefault="005718E6" w:rsidP="007F1D30">
      <w:pPr>
        <w:jc w:val="both"/>
      </w:pPr>
      <w:r>
        <w:t>The peptide LGGEEVSVACK looks much better than the other two we have looked at so far.  The retention times are quite stable and the horizontal peak apex lines match up for almost all transitions in each replicate.</w:t>
      </w:r>
    </w:p>
    <w:p w14:paraId="2F0C2D12" w14:textId="77777777" w:rsidR="0012280D" w:rsidRDefault="0012280D" w:rsidP="00B53EA4">
      <w:r w:rsidRPr="0012280D">
        <w:rPr>
          <w:noProof/>
        </w:rPr>
        <w:drawing>
          <wp:inline distT="0" distB="0" distL="0" distR="0" wp14:anchorId="3ED1A171" wp14:editId="0B2B2EE4">
            <wp:extent cx="5943600" cy="268574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685744"/>
                    </a:xfrm>
                    <a:prstGeom prst="rect">
                      <a:avLst/>
                    </a:prstGeom>
                    <a:noFill/>
                    <a:ln>
                      <a:noFill/>
                    </a:ln>
                  </pic:spPr>
                </pic:pic>
              </a:graphicData>
            </a:graphic>
          </wp:inline>
        </w:drawing>
      </w:r>
    </w:p>
    <w:p w14:paraId="0129C8AF" w14:textId="19ECB51E" w:rsidR="0012280D" w:rsidRDefault="0012280D" w:rsidP="00F552E7">
      <w:pPr>
        <w:jc w:val="both"/>
      </w:pPr>
      <w:r>
        <w:t xml:space="preserve">The relative ion abundances shown in the </w:t>
      </w:r>
      <w:r>
        <w:rPr>
          <w:b/>
        </w:rPr>
        <w:t>Peak Areas</w:t>
      </w:r>
      <w:r>
        <w:t xml:space="preserve"> view </w:t>
      </w:r>
      <w:r w:rsidR="00D16B7D">
        <w:t xml:space="preserve">also </w:t>
      </w:r>
      <w:r>
        <w:t xml:space="preserve">appear relatively stable.  You </w:t>
      </w:r>
      <w:r w:rsidR="00D16B7D">
        <w:t>might notice</w:t>
      </w:r>
      <w:r>
        <w:t xml:space="preserve"> that there is a </w:t>
      </w:r>
      <w:r w:rsidR="00D16B7D">
        <w:t xml:space="preserve">corresponding </w:t>
      </w:r>
      <w:r>
        <w:t>library spectrum for this peptide</w:t>
      </w:r>
      <w:r w:rsidR="0008732E">
        <w:t xml:space="preserve"> and that its relative ion abundance </w:t>
      </w:r>
      <w:r w:rsidR="00D16B7D">
        <w:t>(</w:t>
      </w:r>
      <w:r w:rsidR="0008732E">
        <w:t>shown in the left-most bar in the plot</w:t>
      </w:r>
      <w:r w:rsidR="00D16B7D">
        <w:t>)</w:t>
      </w:r>
      <w:r w:rsidR="0008732E">
        <w:t xml:space="preserve"> is similar to that of the measured peaks.  To get a better sense of just how closely </w:t>
      </w:r>
      <w:r w:rsidR="00D16B7D">
        <w:t>a peptide</w:t>
      </w:r>
      <w:r w:rsidR="0008732E">
        <w:t xml:space="preserve"> match</w:t>
      </w:r>
      <w:r w:rsidR="00D16B7D">
        <w:t>es its corresponding library spectrum</w:t>
      </w:r>
      <w:r w:rsidR="0008732E">
        <w:t>, do the following:</w:t>
      </w:r>
    </w:p>
    <w:p w14:paraId="3B049D71" w14:textId="77777777" w:rsidR="0008732E" w:rsidRDefault="0008732E" w:rsidP="006A227F">
      <w:pPr>
        <w:pStyle w:val="ListParagraph"/>
        <w:numPr>
          <w:ilvl w:val="0"/>
          <w:numId w:val="14"/>
        </w:numPr>
      </w:pPr>
      <w:r>
        <w:t xml:space="preserve">Right-click the </w:t>
      </w:r>
      <w:r>
        <w:rPr>
          <w:b/>
        </w:rPr>
        <w:t>Peak Areas</w:t>
      </w:r>
      <w:r>
        <w:t xml:space="preserve"> view, choose </w:t>
      </w:r>
      <w:r>
        <w:rPr>
          <w:b/>
        </w:rPr>
        <w:t>Normalize To</w:t>
      </w:r>
      <w:r>
        <w:t xml:space="preserve"> and click </w:t>
      </w:r>
      <w:proofErr w:type="gramStart"/>
      <w:r>
        <w:rPr>
          <w:b/>
        </w:rPr>
        <w:t>None</w:t>
      </w:r>
      <w:proofErr w:type="gramEnd"/>
      <w:r>
        <w:t>.</w:t>
      </w:r>
    </w:p>
    <w:p w14:paraId="3B18D6E9" w14:textId="7C28546D" w:rsidR="0008732E" w:rsidRDefault="0008732E" w:rsidP="006A227F">
      <w:pPr>
        <w:pStyle w:val="ListParagraph"/>
        <w:numPr>
          <w:ilvl w:val="0"/>
          <w:numId w:val="14"/>
        </w:numPr>
      </w:pPr>
      <w:r>
        <w:t xml:space="preserve">Move the splitter bar to give the </w:t>
      </w:r>
      <w:r>
        <w:rPr>
          <w:b/>
        </w:rPr>
        <w:t>Peak Areas</w:t>
      </w:r>
      <w:r>
        <w:t xml:space="preserve"> view most of the width of the screen</w:t>
      </w:r>
      <w:r w:rsidR="00D16B7D">
        <w:t>. Conversely,</w:t>
      </w:r>
      <w:r>
        <w:t xml:space="preserve"> if your screen </w:t>
      </w:r>
      <w:r w:rsidR="00D16B7D">
        <w:t xml:space="preserve">space </w:t>
      </w:r>
      <w:r>
        <w:t>is limited, click-and-drag a zoom rectangle around the diseased (D_) replicates.</w:t>
      </w:r>
    </w:p>
    <w:p w14:paraId="42F98C4D" w14:textId="17B47A4D" w:rsidR="0008732E" w:rsidRDefault="0008732E" w:rsidP="00F552E7">
      <w:pPr>
        <w:jc w:val="both"/>
      </w:pPr>
      <w:r>
        <w:t>Skyline will show you the dot-product (</w:t>
      </w:r>
      <w:proofErr w:type="spellStart"/>
      <w:r>
        <w:t>dotp</w:t>
      </w:r>
      <w:proofErr w:type="spellEnd"/>
      <w:r>
        <w:t xml:space="preserve">) relationship, a measure of similarity </w:t>
      </w:r>
      <w:r w:rsidR="00D16B7D">
        <w:t xml:space="preserve">between the library spectrum peaks and the measured peak areas </w:t>
      </w:r>
      <w:r>
        <w:t>ranging from 1 (best) to zero (worst).</w:t>
      </w:r>
    </w:p>
    <w:p w14:paraId="7A882FC6" w14:textId="77777777" w:rsidR="0008732E" w:rsidRDefault="0008732E" w:rsidP="0008732E">
      <w:r w:rsidRPr="0008732E">
        <w:rPr>
          <w:noProof/>
        </w:rPr>
        <w:lastRenderedPageBreak/>
        <w:drawing>
          <wp:inline distT="0" distB="0" distL="0" distR="0" wp14:anchorId="12B29535" wp14:editId="6812C474">
            <wp:extent cx="5943600" cy="238874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388748"/>
                    </a:xfrm>
                    <a:prstGeom prst="rect">
                      <a:avLst/>
                    </a:prstGeom>
                    <a:noFill/>
                    <a:ln>
                      <a:noFill/>
                    </a:ln>
                  </pic:spPr>
                </pic:pic>
              </a:graphicData>
            </a:graphic>
          </wp:inline>
        </w:drawing>
      </w:r>
    </w:p>
    <w:p w14:paraId="559DBBE9" w14:textId="77777777" w:rsidR="00824015" w:rsidRDefault="00824015" w:rsidP="0008732E">
      <w:r>
        <w:t xml:space="preserve">Return the </w:t>
      </w:r>
      <w:r>
        <w:rPr>
          <w:b/>
        </w:rPr>
        <w:t>Peak Areas</w:t>
      </w:r>
      <w:r>
        <w:t xml:space="preserve"> view to its former state by doing the following:</w:t>
      </w:r>
    </w:p>
    <w:p w14:paraId="1F3EB296" w14:textId="77777777" w:rsidR="00824015" w:rsidRDefault="00824015" w:rsidP="006A227F">
      <w:pPr>
        <w:pStyle w:val="ListParagraph"/>
        <w:numPr>
          <w:ilvl w:val="0"/>
          <w:numId w:val="15"/>
        </w:numPr>
      </w:pPr>
      <w:r>
        <w:t xml:space="preserve">If you used zooming, right-click and click </w:t>
      </w:r>
      <w:proofErr w:type="gramStart"/>
      <w:r>
        <w:rPr>
          <w:b/>
        </w:rPr>
        <w:t>Undo</w:t>
      </w:r>
      <w:proofErr w:type="gramEnd"/>
      <w:r>
        <w:rPr>
          <w:b/>
        </w:rPr>
        <w:t xml:space="preserve"> All Zoom</w:t>
      </w:r>
      <w:r w:rsidR="00E2551A">
        <w:rPr>
          <w:b/>
        </w:rPr>
        <w:t>/</w:t>
      </w:r>
      <w:r>
        <w:rPr>
          <w:b/>
        </w:rPr>
        <w:t>Pan</w:t>
      </w:r>
      <w:r w:rsidR="00E2551A">
        <w:t>.</w:t>
      </w:r>
    </w:p>
    <w:p w14:paraId="4355EF45" w14:textId="77777777" w:rsidR="00E2551A" w:rsidRDefault="00E2551A" w:rsidP="006A227F">
      <w:pPr>
        <w:pStyle w:val="ListParagraph"/>
        <w:numPr>
          <w:ilvl w:val="0"/>
          <w:numId w:val="15"/>
        </w:numPr>
      </w:pPr>
      <w:r>
        <w:t xml:space="preserve">Right-click, choose </w:t>
      </w:r>
      <w:r>
        <w:rPr>
          <w:b/>
        </w:rPr>
        <w:t>Normalize To</w:t>
      </w:r>
      <w:r>
        <w:t xml:space="preserve"> and click </w:t>
      </w:r>
      <w:r>
        <w:rPr>
          <w:b/>
        </w:rPr>
        <w:t>Total</w:t>
      </w:r>
      <w:r>
        <w:t>.</w:t>
      </w:r>
    </w:p>
    <w:p w14:paraId="52C90E8B" w14:textId="77777777" w:rsidR="00E2551A" w:rsidRDefault="00E2551A" w:rsidP="00E2551A">
      <w:r>
        <w:t>Now take a closer look at the chromatograms for these peaks by doing the following:</w:t>
      </w:r>
    </w:p>
    <w:p w14:paraId="063FDA98" w14:textId="77777777" w:rsidR="00E2551A" w:rsidRDefault="00E2551A" w:rsidP="006A227F">
      <w:pPr>
        <w:pStyle w:val="ListParagraph"/>
        <w:numPr>
          <w:ilvl w:val="0"/>
          <w:numId w:val="16"/>
        </w:numPr>
      </w:pPr>
      <w:r>
        <w:t xml:space="preserve">On the </w:t>
      </w:r>
      <w:r>
        <w:rPr>
          <w:b/>
        </w:rPr>
        <w:t>View</w:t>
      </w:r>
      <w:r>
        <w:t xml:space="preserve"> menu, choose </w:t>
      </w:r>
      <w:r>
        <w:rPr>
          <w:b/>
        </w:rPr>
        <w:t>Auto-Zoom</w:t>
      </w:r>
      <w:r>
        <w:t xml:space="preserve"> and click </w:t>
      </w:r>
      <w:r>
        <w:rPr>
          <w:b/>
        </w:rPr>
        <w:t>Best Peak</w:t>
      </w:r>
      <w:r w:rsidR="00183AA8">
        <w:t xml:space="preserve"> (F11)</w:t>
      </w:r>
      <w:r>
        <w:t>.</w:t>
      </w:r>
    </w:p>
    <w:p w14:paraId="5AB1A281" w14:textId="77777777" w:rsidR="00E2551A" w:rsidRDefault="00E2551A" w:rsidP="006A227F">
      <w:pPr>
        <w:pStyle w:val="ListParagraph"/>
        <w:numPr>
          <w:ilvl w:val="0"/>
          <w:numId w:val="16"/>
        </w:numPr>
      </w:pPr>
      <w:r>
        <w:t xml:space="preserve">Click the </w:t>
      </w:r>
      <w:r>
        <w:rPr>
          <w:b/>
        </w:rPr>
        <w:t xml:space="preserve">Replicates </w:t>
      </w:r>
      <w:r>
        <w:t xml:space="preserve">dropdown list in the </w:t>
      </w:r>
      <w:r>
        <w:rPr>
          <w:b/>
        </w:rPr>
        <w:t>Targets</w:t>
      </w:r>
      <w:r>
        <w:t xml:space="preserve"> view.</w:t>
      </w:r>
    </w:p>
    <w:p w14:paraId="6BB40BEC" w14:textId="77777777" w:rsidR="00E2551A" w:rsidRDefault="00E2551A" w:rsidP="006A227F">
      <w:pPr>
        <w:pStyle w:val="ListParagraph"/>
        <w:numPr>
          <w:ilvl w:val="0"/>
          <w:numId w:val="16"/>
        </w:numPr>
      </w:pPr>
      <w:r>
        <w:t>Use the down arrow key to scan through several of the chromatogram graphs.</w:t>
      </w:r>
    </w:p>
    <w:p w14:paraId="753A4D80" w14:textId="21A7039A" w:rsidR="006A2793" w:rsidRDefault="00E2551A" w:rsidP="00E2551A">
      <w:r>
        <w:t xml:space="preserve">You </w:t>
      </w:r>
      <w:r w:rsidR="00E3451E">
        <w:t>might</w:t>
      </w:r>
      <w:r>
        <w:t xml:space="preserve"> notice that some of the transitions show </w:t>
      </w:r>
      <w:r w:rsidR="00E3451E">
        <w:t xml:space="preserve">a </w:t>
      </w:r>
      <w:r>
        <w:t>signal around the edges of the main peak that is not well matched by the other peaks.</w:t>
      </w:r>
    </w:p>
    <w:p w14:paraId="58BC0F93" w14:textId="77777777" w:rsidR="006A2793" w:rsidRDefault="003C394E" w:rsidP="00E2551A">
      <w:r w:rsidRPr="003C394E">
        <w:rPr>
          <w:noProof/>
        </w:rPr>
        <w:lastRenderedPageBreak/>
        <w:drawing>
          <wp:inline distT="0" distB="0" distL="0" distR="0" wp14:anchorId="33078ACE" wp14:editId="4364D38F">
            <wp:extent cx="4829175" cy="3276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29175" cy="3276600"/>
                    </a:xfrm>
                    <a:prstGeom prst="rect">
                      <a:avLst/>
                    </a:prstGeom>
                    <a:noFill/>
                    <a:ln>
                      <a:noFill/>
                    </a:ln>
                  </pic:spPr>
                </pic:pic>
              </a:graphicData>
            </a:graphic>
          </wp:inline>
        </w:drawing>
      </w:r>
    </w:p>
    <w:p w14:paraId="41AE5FC8" w14:textId="77777777" w:rsidR="006A2793" w:rsidRDefault="009F2164" w:rsidP="00E2551A">
      <w:r>
        <w:t xml:space="preserve">There is frequently signal on </w:t>
      </w:r>
      <w:r w:rsidR="006A2793">
        <w:t>y5 and y6 around 13.1</w:t>
      </w:r>
      <w:r>
        <w:t xml:space="preserve"> minutes, which is cle</w:t>
      </w:r>
      <w:r w:rsidR="006A2793">
        <w:t>arly not from the same peptide.</w:t>
      </w:r>
    </w:p>
    <w:p w14:paraId="599D4C47" w14:textId="77777777" w:rsidR="006A2793" w:rsidRDefault="003C394E" w:rsidP="00E2551A">
      <w:r w:rsidRPr="003C394E">
        <w:rPr>
          <w:noProof/>
        </w:rPr>
        <w:drawing>
          <wp:inline distT="0" distB="0" distL="0" distR="0" wp14:anchorId="0E14DCCF" wp14:editId="5167AC18">
            <wp:extent cx="4848225" cy="3276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48225" cy="3276600"/>
                    </a:xfrm>
                    <a:prstGeom prst="rect">
                      <a:avLst/>
                    </a:prstGeom>
                    <a:noFill/>
                    <a:ln>
                      <a:noFill/>
                    </a:ln>
                  </pic:spPr>
                </pic:pic>
              </a:graphicData>
            </a:graphic>
          </wp:inline>
        </w:drawing>
      </w:r>
    </w:p>
    <w:p w14:paraId="02842AB8" w14:textId="6106A583" w:rsidR="00E2551A" w:rsidRDefault="009F2164" w:rsidP="007F1D30">
      <w:pPr>
        <w:jc w:val="both"/>
      </w:pPr>
      <w:r>
        <w:t xml:space="preserve">When </w:t>
      </w:r>
      <w:r w:rsidR="00E3451E">
        <w:t xml:space="preserve">an </w:t>
      </w:r>
      <w:r>
        <w:t>interfering signal like this occurs inside the integration boundaries, it will add error to the quantitative measurements.  For real quantitative data, you might consider whether you need all 5 transitions for this peptide.</w:t>
      </w:r>
    </w:p>
    <w:p w14:paraId="2367900A" w14:textId="6CC15F2E" w:rsidR="005A3D91" w:rsidRDefault="005A3D91" w:rsidP="007F1D30">
      <w:pPr>
        <w:jc w:val="both"/>
      </w:pPr>
      <w:r>
        <w:lastRenderedPageBreak/>
        <w:t>For th</w:t>
      </w:r>
      <w:r w:rsidR="00E3451E">
        <w:t>e</w:t>
      </w:r>
      <w:r>
        <w:t xml:space="preserve"> </w:t>
      </w:r>
      <w:r w:rsidR="00E3451E">
        <w:t xml:space="preserve">current </w:t>
      </w:r>
      <w:r>
        <w:t>tutorial, however, continue to the next peptide</w:t>
      </w:r>
      <w:r w:rsidR="00E3451E">
        <w:t>.</w:t>
      </w:r>
      <w:r>
        <w:t xml:space="preserve"> </w:t>
      </w:r>
      <w:r w:rsidR="00E3451E">
        <w:t xml:space="preserve"> There you</w:t>
      </w:r>
      <w:r>
        <w:t xml:space="preserve"> will find </w:t>
      </w:r>
      <w:r w:rsidR="003C394E">
        <w:t>strong,</w:t>
      </w:r>
      <w:r>
        <w:t xml:space="preserve"> clean, </w:t>
      </w:r>
      <w:r w:rsidR="00E3451E">
        <w:t xml:space="preserve">and </w:t>
      </w:r>
      <w:r>
        <w:t xml:space="preserve">co-eluting peaks </w:t>
      </w:r>
      <w:r w:rsidR="00E3451E">
        <w:t>for all</w:t>
      </w:r>
      <w:r>
        <w:t xml:space="preserve"> 7 transitions.</w:t>
      </w:r>
    </w:p>
    <w:p w14:paraId="570D9624" w14:textId="77777777" w:rsidR="009F2164" w:rsidRPr="00824015" w:rsidRDefault="003C394E" w:rsidP="00E2551A">
      <w:r w:rsidRPr="003C394E">
        <w:rPr>
          <w:noProof/>
        </w:rPr>
        <w:drawing>
          <wp:inline distT="0" distB="0" distL="0" distR="0" wp14:anchorId="1141E5B8" wp14:editId="281684E2">
            <wp:extent cx="4848225" cy="32766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48225" cy="3276600"/>
                    </a:xfrm>
                    <a:prstGeom prst="rect">
                      <a:avLst/>
                    </a:prstGeom>
                    <a:noFill/>
                    <a:ln>
                      <a:noFill/>
                    </a:ln>
                  </pic:spPr>
                </pic:pic>
              </a:graphicData>
            </a:graphic>
          </wp:inline>
        </w:drawing>
      </w:r>
    </w:p>
    <w:p w14:paraId="3F45D100" w14:textId="77777777" w:rsidR="003C394E" w:rsidRDefault="003C394E" w:rsidP="0008732E">
      <w:r>
        <w:t>Relative ion abundance is also extremely consistent.</w:t>
      </w:r>
    </w:p>
    <w:p w14:paraId="746FB261" w14:textId="77777777" w:rsidR="0008732E" w:rsidRPr="0012280D" w:rsidRDefault="003C394E" w:rsidP="0008732E">
      <w:r w:rsidRPr="003C394E">
        <w:rPr>
          <w:noProof/>
        </w:rPr>
        <w:drawing>
          <wp:inline distT="0" distB="0" distL="0" distR="0" wp14:anchorId="02F49F0F" wp14:editId="7D86A477">
            <wp:extent cx="5943600" cy="30909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090990"/>
                    </a:xfrm>
                    <a:prstGeom prst="rect">
                      <a:avLst/>
                    </a:prstGeom>
                    <a:noFill/>
                    <a:ln>
                      <a:noFill/>
                    </a:ln>
                  </pic:spPr>
                </pic:pic>
              </a:graphicData>
            </a:graphic>
          </wp:inline>
        </w:drawing>
      </w:r>
    </w:p>
    <w:p w14:paraId="7C1B3B14" w14:textId="3ADD17ED" w:rsidR="00721EC1" w:rsidRDefault="003D1B52" w:rsidP="0097434E">
      <w:pPr>
        <w:jc w:val="both"/>
      </w:pPr>
      <w:r>
        <w:t>T</w:t>
      </w:r>
      <w:r w:rsidR="00A96B84">
        <w:t>he peak area in y3 is stronger than what was seen for the library spectrum</w:t>
      </w:r>
      <w:r>
        <w:t>.</w:t>
      </w:r>
      <w:r w:rsidR="00A96B84">
        <w:t xml:space="preserve"> </w:t>
      </w:r>
      <w:r>
        <w:t>T</w:t>
      </w:r>
      <w:r w:rsidR="00A96B84">
        <w:t>his might be explain</w:t>
      </w:r>
      <w:r w:rsidR="00183AA8">
        <w:t>ed</w:t>
      </w:r>
      <w:r w:rsidR="00A96B84">
        <w:t xml:space="preserve"> by secondary fragmentation occurring in a triple quadrupole that </w:t>
      </w:r>
      <w:r w:rsidR="00635F55">
        <w:t xml:space="preserve">might </w:t>
      </w:r>
      <w:r w:rsidR="00A96B84">
        <w:t xml:space="preserve">not occur with resonance excitation </w:t>
      </w:r>
      <w:r w:rsidR="00A96B84">
        <w:lastRenderedPageBreak/>
        <w:t>in an ion trap</w:t>
      </w:r>
      <w:r w:rsidR="00FC3262">
        <w:t xml:space="preserve"> instrument, if an ion trap generated the library spectrum</w:t>
      </w:r>
      <w:r w:rsidR="00A96B84">
        <w:t>.</w:t>
      </w:r>
      <w:r w:rsidR="000D353B">
        <w:t xml:space="preserve"> In this case, the spectrum comes from a NIST public library, and we have no information on the instrument type that generated it.</w:t>
      </w:r>
    </w:p>
    <w:p w14:paraId="3BB67A9B" w14:textId="3E6A1342" w:rsidR="00721EC1" w:rsidRDefault="002B3F0D" w:rsidP="0097434E">
      <w:pPr>
        <w:jc w:val="both"/>
      </w:pPr>
      <w:r>
        <w:t xml:space="preserve">At </w:t>
      </w:r>
      <w:r w:rsidR="00F12473">
        <w:t xml:space="preserve">a </w:t>
      </w:r>
      <w:r>
        <w:t xml:space="preserve">glance, this integration looks good enough that you should </w:t>
      </w:r>
      <w:r w:rsidR="00F12473">
        <w:t xml:space="preserve">be able to </w:t>
      </w:r>
      <w:r>
        <w:t>continue to the next peptide</w:t>
      </w:r>
      <w:r w:rsidR="00611184">
        <w:t xml:space="preserve">, </w:t>
      </w:r>
      <w:bookmarkStart w:id="17" w:name="OLE_LINK9"/>
      <w:bookmarkStart w:id="18" w:name="OLE_LINK10"/>
      <w:r w:rsidR="00611184">
        <w:t>R.GSYNLQDLLAQAK.L [378, 390]</w:t>
      </w:r>
      <w:bookmarkEnd w:id="17"/>
      <w:bookmarkEnd w:id="18"/>
      <w:r w:rsidR="00611184">
        <w:t>,</w:t>
      </w:r>
      <w:r>
        <w:t xml:space="preserve"> without further inspection.</w:t>
      </w:r>
      <w:r w:rsidR="00611184">
        <w:t xml:space="preserve">  </w:t>
      </w:r>
      <w:r w:rsidR="00F12473">
        <w:t>For this peptide, b</w:t>
      </w:r>
      <w:r w:rsidR="00611184">
        <w:t xml:space="preserve">oth the </w:t>
      </w:r>
      <w:r w:rsidR="00611184">
        <w:rPr>
          <w:b/>
        </w:rPr>
        <w:t>Retention Times</w:t>
      </w:r>
      <w:r w:rsidR="00611184">
        <w:t xml:space="preserve"> and </w:t>
      </w:r>
      <w:r w:rsidR="00611184">
        <w:rPr>
          <w:b/>
        </w:rPr>
        <w:t>Peak Areas</w:t>
      </w:r>
      <w:r w:rsidR="00611184">
        <w:t xml:space="preserve"> views show issues.  To understand what is going on with these measurements, do the following:</w:t>
      </w:r>
    </w:p>
    <w:p w14:paraId="628A6E63" w14:textId="77777777" w:rsidR="00611184" w:rsidRDefault="00611184" w:rsidP="006A227F">
      <w:pPr>
        <w:pStyle w:val="ListParagraph"/>
        <w:numPr>
          <w:ilvl w:val="0"/>
          <w:numId w:val="17"/>
        </w:numPr>
      </w:pPr>
      <w:r>
        <w:t xml:space="preserve">On the </w:t>
      </w:r>
      <w:r>
        <w:rPr>
          <w:b/>
        </w:rPr>
        <w:t>View</w:t>
      </w:r>
      <w:r>
        <w:t xml:space="preserve"> menu, choose </w:t>
      </w:r>
      <w:r>
        <w:rPr>
          <w:b/>
        </w:rPr>
        <w:t>Auto-Zoom</w:t>
      </w:r>
      <w:r>
        <w:t xml:space="preserve"> and click </w:t>
      </w:r>
      <w:proofErr w:type="gramStart"/>
      <w:r>
        <w:rPr>
          <w:b/>
        </w:rPr>
        <w:t>None</w:t>
      </w:r>
      <w:proofErr w:type="gramEnd"/>
      <w:r>
        <w:t xml:space="preserve"> (Shift-F11).</w:t>
      </w:r>
    </w:p>
    <w:p w14:paraId="73B9C33F" w14:textId="77777777" w:rsidR="00611184" w:rsidRDefault="00EB7A94" w:rsidP="006A227F">
      <w:pPr>
        <w:pStyle w:val="ListParagraph"/>
        <w:numPr>
          <w:ilvl w:val="0"/>
          <w:numId w:val="17"/>
        </w:numPr>
      </w:pPr>
      <w:r>
        <w:t xml:space="preserve">Use the </w:t>
      </w:r>
      <w:r>
        <w:rPr>
          <w:b/>
        </w:rPr>
        <w:t>Replicates</w:t>
      </w:r>
      <w:r>
        <w:t xml:space="preserve"> dropdown list in the </w:t>
      </w:r>
      <w:r>
        <w:rPr>
          <w:b/>
        </w:rPr>
        <w:t>Targets</w:t>
      </w:r>
      <w:r>
        <w:t xml:space="preserve"> view to review the first few replicates until you come to the first problem, </w:t>
      </w:r>
      <w:bookmarkStart w:id="19" w:name="OLE_LINK11"/>
      <w:bookmarkStart w:id="20" w:name="OLE_LINK12"/>
      <w:r>
        <w:t>D_103_REP3</w:t>
      </w:r>
      <w:bookmarkEnd w:id="19"/>
      <w:bookmarkEnd w:id="20"/>
      <w:r>
        <w:t>.</w:t>
      </w:r>
    </w:p>
    <w:p w14:paraId="38844EAF" w14:textId="52A3B6E8" w:rsidR="00EB7A94" w:rsidRDefault="00EB7A94" w:rsidP="0097434E">
      <w:pPr>
        <w:jc w:val="both"/>
      </w:pPr>
      <w:r>
        <w:t>For the first 5 replicates the chosen peak is around 32.5 to 33.5 minutes and has signal on all 5 transitions</w:t>
      </w:r>
      <w:r w:rsidR="00F12473">
        <w:t>.</w:t>
      </w:r>
      <w:r>
        <w:t xml:space="preserve"> </w:t>
      </w:r>
      <w:r w:rsidR="00F12473">
        <w:t xml:space="preserve">However, </w:t>
      </w:r>
      <w:r>
        <w:t>there is also a</w:t>
      </w:r>
      <w:r w:rsidR="00F12473">
        <w:t>nother</w:t>
      </w:r>
      <w:r>
        <w:t xml:space="preserve"> peak around 35 minutes with signal mostly on y4 and y5</w:t>
      </w:r>
      <w:r w:rsidR="00F12473">
        <w:t xml:space="preserve"> that is surely</w:t>
      </w:r>
      <w:r w:rsidR="008E5775">
        <w:t xml:space="preserve"> caused by another peptide</w:t>
      </w:r>
      <w:r>
        <w:t>.</w:t>
      </w:r>
      <w:r w:rsidR="00A8353E">
        <w:t xml:space="preserve">  In cases like this, interference that does not coincide with the peptide of interest can add information to the chromatogram “landscape” you see.</w:t>
      </w:r>
    </w:p>
    <w:p w14:paraId="46CB60B9" w14:textId="77777777" w:rsidR="00EB7A94" w:rsidRDefault="00EB7A94" w:rsidP="00EB7A94">
      <w:r w:rsidRPr="00EB7A94">
        <w:rPr>
          <w:noProof/>
        </w:rPr>
        <w:drawing>
          <wp:inline distT="0" distB="0" distL="0" distR="0" wp14:anchorId="316054E8" wp14:editId="57A6136F">
            <wp:extent cx="4848225" cy="31908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48225" cy="3190875"/>
                    </a:xfrm>
                    <a:prstGeom prst="rect">
                      <a:avLst/>
                    </a:prstGeom>
                    <a:noFill/>
                    <a:ln>
                      <a:noFill/>
                    </a:ln>
                  </pic:spPr>
                </pic:pic>
              </a:graphicData>
            </a:graphic>
          </wp:inline>
        </w:drawing>
      </w:r>
    </w:p>
    <w:p w14:paraId="034A682F" w14:textId="6BA5FF86" w:rsidR="00EB7A94" w:rsidRDefault="00EB7A94" w:rsidP="0097434E">
      <w:pPr>
        <w:jc w:val="both"/>
      </w:pPr>
      <w:r>
        <w:t>In D_103_REP3, you will see the integrated peak at 33.9 minutes with signal mostly on y4 and y5, but no other candidate peak to the left.</w:t>
      </w:r>
    </w:p>
    <w:p w14:paraId="588B97C8" w14:textId="77777777" w:rsidR="00EB7A94" w:rsidRPr="00611184" w:rsidRDefault="00EB7A94" w:rsidP="00EB7A94">
      <w:r w:rsidRPr="00EB7A94">
        <w:rPr>
          <w:noProof/>
        </w:rPr>
        <w:lastRenderedPageBreak/>
        <w:drawing>
          <wp:inline distT="0" distB="0" distL="0" distR="0" wp14:anchorId="19446A49" wp14:editId="70AE27A4">
            <wp:extent cx="4829175" cy="319087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29175" cy="3190875"/>
                    </a:xfrm>
                    <a:prstGeom prst="rect">
                      <a:avLst/>
                    </a:prstGeom>
                    <a:noFill/>
                    <a:ln>
                      <a:noFill/>
                    </a:ln>
                  </pic:spPr>
                </pic:pic>
              </a:graphicData>
            </a:graphic>
          </wp:inline>
        </w:drawing>
      </w:r>
    </w:p>
    <w:p w14:paraId="7E4AC326" w14:textId="5CD61789" w:rsidR="00491F46" w:rsidRDefault="00EB7A94" w:rsidP="0097434E">
      <w:pPr>
        <w:jc w:val="both"/>
      </w:pPr>
      <w:r>
        <w:t>In this case</w:t>
      </w:r>
      <w:r w:rsidR="005E7B81">
        <w:t>,</w:t>
      </w:r>
      <w:r>
        <w:t xml:space="preserve"> the scheduling window has failed to capture any signal from the candidate peptide.  To remove the incorrect peak</w:t>
      </w:r>
      <w:r w:rsidR="00A8353E">
        <w:t xml:space="preserve"> do the following:</w:t>
      </w:r>
    </w:p>
    <w:p w14:paraId="152D8470" w14:textId="77777777" w:rsidR="00A8353E" w:rsidRDefault="00A8353E" w:rsidP="006A227F">
      <w:pPr>
        <w:pStyle w:val="ListParagraph"/>
        <w:numPr>
          <w:ilvl w:val="0"/>
          <w:numId w:val="18"/>
        </w:numPr>
      </w:pPr>
      <w:r>
        <w:t xml:space="preserve">Right-click on the chromatogram graph, choose </w:t>
      </w:r>
      <w:r>
        <w:rPr>
          <w:b/>
        </w:rPr>
        <w:t>Remove Peak</w:t>
      </w:r>
      <w:r>
        <w:t xml:space="preserve"> and click</w:t>
      </w:r>
      <w:r>
        <w:rPr>
          <w:b/>
        </w:rPr>
        <w:t xml:space="preserve"> </w:t>
      </w:r>
      <w:proofErr w:type="gramStart"/>
      <w:r>
        <w:rPr>
          <w:b/>
        </w:rPr>
        <w:t>All</w:t>
      </w:r>
      <w:proofErr w:type="gramEnd"/>
      <w:r>
        <w:t>.</w:t>
      </w:r>
    </w:p>
    <w:p w14:paraId="0E3E8B71" w14:textId="77777777" w:rsidR="00A8353E" w:rsidRDefault="00A8353E" w:rsidP="00A8353E">
      <w:r>
        <w:t xml:space="preserve">This should leave a blank spot in the </w:t>
      </w:r>
      <w:r>
        <w:rPr>
          <w:b/>
        </w:rPr>
        <w:t>Peak Areas</w:t>
      </w:r>
      <w:r>
        <w:t xml:space="preserve"> graph.</w:t>
      </w:r>
    </w:p>
    <w:p w14:paraId="10781DDC" w14:textId="77777777" w:rsidR="00A8353E" w:rsidRDefault="00A8353E" w:rsidP="00A8353E">
      <w:r w:rsidRPr="00A8353E">
        <w:rPr>
          <w:noProof/>
        </w:rPr>
        <w:drawing>
          <wp:inline distT="0" distB="0" distL="0" distR="0" wp14:anchorId="6433B676" wp14:editId="2EEBBEAF">
            <wp:extent cx="5943600" cy="301947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019476"/>
                    </a:xfrm>
                    <a:prstGeom prst="rect">
                      <a:avLst/>
                    </a:prstGeom>
                    <a:noFill/>
                    <a:ln>
                      <a:noFill/>
                    </a:ln>
                  </pic:spPr>
                </pic:pic>
              </a:graphicData>
            </a:graphic>
          </wp:inline>
        </w:drawing>
      </w:r>
    </w:p>
    <w:p w14:paraId="6B1E300D" w14:textId="79FC451F" w:rsidR="00020386" w:rsidRDefault="00020386" w:rsidP="0097434E">
      <w:pPr>
        <w:jc w:val="both"/>
      </w:pPr>
      <w:r>
        <w:t>Continu</w:t>
      </w:r>
      <w:r w:rsidR="00F12473">
        <w:t>ing</w:t>
      </w:r>
      <w:r>
        <w:t xml:space="preserve"> through the chromatogram plots</w:t>
      </w:r>
      <w:r w:rsidR="004039FC">
        <w:t xml:space="preserve">, you will see this pattern repeated several times.  Keep removing </w:t>
      </w:r>
      <w:r w:rsidR="00F12473">
        <w:t xml:space="preserve">the </w:t>
      </w:r>
      <w:r w:rsidR="004039FC">
        <w:t xml:space="preserve">missing peaks.  You will even start to see some cases of peak truncation.  When you get to </w:t>
      </w:r>
      <w:bookmarkStart w:id="21" w:name="OLE_LINK13"/>
      <w:bookmarkStart w:id="22" w:name="OLE_LINK14"/>
      <w:r w:rsidR="004039FC">
        <w:lastRenderedPageBreak/>
        <w:t>H_148_REP2</w:t>
      </w:r>
      <w:bookmarkEnd w:id="21"/>
      <w:bookmarkEnd w:id="22"/>
      <w:r w:rsidR="004039FC">
        <w:t>, you will see a case where Skyline has chosen the peak at 33.9 minutes, but part of the correct peak is still visible.</w:t>
      </w:r>
      <w:r w:rsidR="00F15CA2">
        <w:t xml:space="preserve"> </w:t>
      </w:r>
    </w:p>
    <w:p w14:paraId="0026463B" w14:textId="77777777" w:rsidR="004039FC" w:rsidRDefault="004039FC" w:rsidP="00A8353E">
      <w:r w:rsidRPr="004039FC">
        <w:rPr>
          <w:noProof/>
        </w:rPr>
        <w:drawing>
          <wp:inline distT="0" distB="0" distL="0" distR="0" wp14:anchorId="24FF160B" wp14:editId="68FD6EFF">
            <wp:extent cx="4829175" cy="34004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29175" cy="3400425"/>
                    </a:xfrm>
                    <a:prstGeom prst="rect">
                      <a:avLst/>
                    </a:prstGeom>
                    <a:noFill/>
                    <a:ln>
                      <a:noFill/>
                    </a:ln>
                  </pic:spPr>
                </pic:pic>
              </a:graphicData>
            </a:graphic>
          </wp:inline>
        </w:drawing>
      </w:r>
    </w:p>
    <w:p w14:paraId="5761014D" w14:textId="77777777" w:rsidR="004039FC" w:rsidRDefault="004039FC" w:rsidP="00A8353E">
      <w:r>
        <w:t>You can simply integrate this as a t</w:t>
      </w:r>
      <w:r w:rsidR="00366A1A">
        <w:t>runcated peak, as you did above, by clicking and dragging beneath the x-axis.</w:t>
      </w:r>
      <w:r w:rsidR="009F3625">
        <w:t xml:space="preserve">  You should end up with a </w:t>
      </w:r>
      <w:r w:rsidR="009F3625">
        <w:rPr>
          <w:b/>
        </w:rPr>
        <w:t>Peak Areas</w:t>
      </w:r>
      <w:r w:rsidR="009F3625">
        <w:t xml:space="preserve"> plot that looks like this:</w:t>
      </w:r>
    </w:p>
    <w:p w14:paraId="3F7BC5D5" w14:textId="77777777" w:rsidR="009F3625" w:rsidRDefault="009F3625" w:rsidP="00A8353E">
      <w:r w:rsidRPr="009F3625">
        <w:rPr>
          <w:noProof/>
        </w:rPr>
        <w:drawing>
          <wp:inline distT="0" distB="0" distL="0" distR="0" wp14:anchorId="5D982605" wp14:editId="30F7718C">
            <wp:extent cx="5943600" cy="272479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724793"/>
                    </a:xfrm>
                    <a:prstGeom prst="rect">
                      <a:avLst/>
                    </a:prstGeom>
                    <a:noFill/>
                    <a:ln>
                      <a:noFill/>
                    </a:ln>
                  </pic:spPr>
                </pic:pic>
              </a:graphicData>
            </a:graphic>
          </wp:inline>
        </w:drawing>
      </w:r>
    </w:p>
    <w:p w14:paraId="4CC85DC2" w14:textId="77777777" w:rsidR="00F36387" w:rsidRDefault="00F36387">
      <w:r>
        <w:br w:type="page"/>
      </w:r>
    </w:p>
    <w:p w14:paraId="0A6162F6" w14:textId="272EE307" w:rsidR="009F3625" w:rsidRDefault="009F3625" w:rsidP="00A8353E">
      <w:r>
        <w:lastRenderedPageBreak/>
        <w:t>And a retention times plot that looks like this:</w:t>
      </w:r>
    </w:p>
    <w:p w14:paraId="551E1E07" w14:textId="77777777" w:rsidR="009F3625" w:rsidRDefault="009F3625" w:rsidP="00A8353E">
      <w:r w:rsidRPr="009F3625">
        <w:rPr>
          <w:noProof/>
        </w:rPr>
        <w:drawing>
          <wp:inline distT="0" distB="0" distL="0" distR="0" wp14:anchorId="1FCBD8A2" wp14:editId="6A429158">
            <wp:extent cx="5943600" cy="2790014"/>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790014"/>
                    </a:xfrm>
                    <a:prstGeom prst="rect">
                      <a:avLst/>
                    </a:prstGeom>
                    <a:noFill/>
                    <a:ln>
                      <a:noFill/>
                    </a:ln>
                  </pic:spPr>
                </pic:pic>
              </a:graphicData>
            </a:graphic>
          </wp:inline>
        </w:drawing>
      </w:r>
    </w:p>
    <w:p w14:paraId="7F72E840" w14:textId="65305EDF" w:rsidR="009F3625" w:rsidRDefault="00F45F60" w:rsidP="0097434E">
      <w:pPr>
        <w:jc w:val="both"/>
      </w:pPr>
      <w:r>
        <w:t>Continuing to the peptide R.</w:t>
      </w:r>
      <w:r>
        <w:rPr>
          <w:color w:val="000000"/>
        </w:rPr>
        <w:t>DIPVNPM</w:t>
      </w:r>
      <w:r>
        <w:rPr>
          <w:b/>
          <w:bCs/>
          <w:color w:val="000000"/>
          <w:u w:val="single"/>
        </w:rPr>
        <w:t>C</w:t>
      </w:r>
      <w:r>
        <w:rPr>
          <w:color w:val="000000"/>
        </w:rPr>
        <w:t>IYR</w:t>
      </w:r>
      <w:r>
        <w:t>.S [46, 56]</w:t>
      </w:r>
      <w:r w:rsidR="00F36387">
        <w:t>,</w:t>
      </w:r>
      <w:r>
        <w:t xml:space="preserve"> you will find no real consistent signal with integrated peaks all over the 5 minute scheduling window.  </w:t>
      </w:r>
      <w:r w:rsidR="00F36387">
        <w:t>Thus, y</w:t>
      </w:r>
      <w:r>
        <w:t xml:space="preserve">ou </w:t>
      </w:r>
      <w:r w:rsidR="00E264E5">
        <w:t>may</w:t>
      </w:r>
      <w:r>
        <w:t xml:space="preserve"> simply delete this peptide.</w:t>
      </w:r>
    </w:p>
    <w:p w14:paraId="7644ED29" w14:textId="57B95AE0" w:rsidR="00B82694" w:rsidRDefault="00EB1330" w:rsidP="0097434E">
      <w:pPr>
        <w:jc w:val="both"/>
      </w:pPr>
      <w:r>
        <w:t>The next three peptides in the protein NP_001012027 all look fine with relatively stable retention times and relative ion abundance</w:t>
      </w:r>
      <w:r w:rsidR="00F36387">
        <w:t>s</w:t>
      </w:r>
      <w:r>
        <w:t>.</w:t>
      </w:r>
    </w:p>
    <w:p w14:paraId="4D4B3F4C" w14:textId="3775325B" w:rsidR="00B82694" w:rsidRDefault="00B82694" w:rsidP="0097434E">
      <w:pPr>
        <w:jc w:val="both"/>
      </w:pPr>
      <w:r>
        <w:t xml:space="preserve">You may feel the variance you </w:t>
      </w:r>
      <w:r w:rsidR="0021351B">
        <w:t xml:space="preserve">observe </w:t>
      </w:r>
      <w:r>
        <w:t>in the retention times is more erratic than you would expect</w:t>
      </w:r>
      <w:r w:rsidR="0021351B">
        <w:t>.</w:t>
      </w:r>
      <w:r w:rsidR="005B1792">
        <w:t xml:space="preserve"> </w:t>
      </w:r>
      <w:r w:rsidR="0021351B">
        <w:t>T</w:t>
      </w:r>
      <w:r>
        <w:t>his is often the case when the runs are logically ordered</w:t>
      </w:r>
      <w:r w:rsidR="00421DD6">
        <w:t>. The current order is a result</w:t>
      </w:r>
      <w:r>
        <w:t xml:space="preserve"> of the way </w:t>
      </w:r>
      <w:r w:rsidR="00FA2085">
        <w:t>we imported</w:t>
      </w:r>
      <w:r>
        <w:t xml:space="preserve"> the</w:t>
      </w:r>
      <w:r w:rsidR="00421DD6">
        <w:t xml:space="preserve"> replicates</w:t>
      </w:r>
      <w:r>
        <w:t xml:space="preserve"> into the document.  </w:t>
      </w:r>
      <w:r w:rsidR="00421DD6">
        <w:t>For a study of this nature, it was useful to list</w:t>
      </w:r>
      <w:r>
        <w:t xml:space="preserve"> all diseased subjects first</w:t>
      </w:r>
      <w:r w:rsidR="00421DD6">
        <w:t xml:space="preserve"> and </w:t>
      </w:r>
      <w:r>
        <w:t xml:space="preserve">follow </w:t>
      </w:r>
      <w:r w:rsidR="00421DD6">
        <w:t xml:space="preserve">them with </w:t>
      </w:r>
      <w:r>
        <w:t xml:space="preserve">all </w:t>
      </w:r>
      <w:r w:rsidR="00421DD6">
        <w:t xml:space="preserve">the </w:t>
      </w:r>
      <w:r>
        <w:t>healthy subjects</w:t>
      </w:r>
      <w:r w:rsidR="00421DD6">
        <w:t>.</w:t>
      </w:r>
      <w:r>
        <w:t xml:space="preserve"> </w:t>
      </w:r>
      <w:r w:rsidR="00421DD6">
        <w:t>A</w:t>
      </w:r>
      <w:r>
        <w:t xml:space="preserve">ll technical replicates </w:t>
      </w:r>
      <w:r w:rsidR="00421DD6">
        <w:t>for</w:t>
      </w:r>
      <w:r>
        <w:t xml:space="preserve"> each subject </w:t>
      </w:r>
      <w:r w:rsidR="00421DD6">
        <w:t xml:space="preserve">are also </w:t>
      </w:r>
      <w:r>
        <w:t xml:space="preserve">grouped together.  For the peptide </w:t>
      </w:r>
      <w:bookmarkStart w:id="23" w:name="OLE_LINK15"/>
      <w:bookmarkStart w:id="24" w:name="OLE_LINK16"/>
      <w:bookmarkStart w:id="25" w:name="OLE_LINK17"/>
      <w:r>
        <w:t>TSDQIHFFFAK</w:t>
      </w:r>
      <w:bookmarkEnd w:id="23"/>
      <w:bookmarkEnd w:id="24"/>
      <w:bookmarkEnd w:id="25"/>
      <w:r>
        <w:t xml:space="preserve"> the retention times look like:</w:t>
      </w:r>
    </w:p>
    <w:p w14:paraId="5AC814C2" w14:textId="77777777" w:rsidR="00B82694" w:rsidRDefault="00B82694" w:rsidP="00A8353E">
      <w:r w:rsidRPr="00B82694">
        <w:rPr>
          <w:noProof/>
        </w:rPr>
        <w:drawing>
          <wp:inline distT="0" distB="0" distL="0" distR="0" wp14:anchorId="16CEDCA6" wp14:editId="18F39390">
            <wp:extent cx="5943600" cy="279001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790014"/>
                    </a:xfrm>
                    <a:prstGeom prst="rect">
                      <a:avLst/>
                    </a:prstGeom>
                    <a:noFill/>
                    <a:ln>
                      <a:noFill/>
                    </a:ln>
                  </pic:spPr>
                </pic:pic>
              </a:graphicData>
            </a:graphic>
          </wp:inline>
        </w:drawing>
      </w:r>
    </w:p>
    <w:p w14:paraId="48D141A0" w14:textId="44FA57D9" w:rsidR="00EB1330" w:rsidRDefault="005E7B81" w:rsidP="0097434E">
      <w:pPr>
        <w:jc w:val="both"/>
      </w:pPr>
      <w:r>
        <w:lastRenderedPageBreak/>
        <w:t>However</w:t>
      </w:r>
      <w:r w:rsidR="00B82694">
        <w:t xml:space="preserve">, it </w:t>
      </w:r>
      <w:r>
        <w:t xml:space="preserve">may </w:t>
      </w:r>
      <w:r w:rsidR="00B82694">
        <w:t xml:space="preserve">also be quite helpful to see the runs in the order they </w:t>
      </w:r>
      <w:r w:rsidR="00FA2085">
        <w:t>were acquired on the instrument</w:t>
      </w:r>
      <w:r>
        <w:t>.</w:t>
      </w:r>
      <w:r w:rsidR="00FA2085">
        <w:t xml:space="preserve"> </w:t>
      </w:r>
      <w:r>
        <w:t xml:space="preserve">You </w:t>
      </w:r>
      <w:r w:rsidR="00FA2085">
        <w:t xml:space="preserve">can achieve </w:t>
      </w:r>
      <w:r>
        <w:t xml:space="preserve">this </w:t>
      </w:r>
      <w:r w:rsidR="00FA2085">
        <w:t>by doing the following:</w:t>
      </w:r>
    </w:p>
    <w:p w14:paraId="1ECF673A" w14:textId="77777777" w:rsidR="00FA2085" w:rsidRDefault="00FA2085" w:rsidP="00FA2085">
      <w:pPr>
        <w:pStyle w:val="ListParagraph"/>
        <w:numPr>
          <w:ilvl w:val="0"/>
          <w:numId w:val="18"/>
        </w:numPr>
      </w:pPr>
      <w:r>
        <w:t xml:space="preserve">Right-click the </w:t>
      </w:r>
      <w:r>
        <w:rPr>
          <w:b/>
        </w:rPr>
        <w:t>Retention Times</w:t>
      </w:r>
      <w:r>
        <w:t xml:space="preserve"> graph, choose </w:t>
      </w:r>
      <w:r>
        <w:rPr>
          <w:b/>
        </w:rPr>
        <w:t>Order By</w:t>
      </w:r>
      <w:r>
        <w:t xml:space="preserve"> and click </w:t>
      </w:r>
      <w:r>
        <w:rPr>
          <w:b/>
        </w:rPr>
        <w:t>Acquired Time</w:t>
      </w:r>
      <w:r>
        <w:t>.</w:t>
      </w:r>
    </w:p>
    <w:p w14:paraId="15B7D638" w14:textId="77777777" w:rsidR="00FA2085" w:rsidRDefault="00FA2085" w:rsidP="00FA2085">
      <w:r>
        <w:t>The graph will change to look like the following:</w:t>
      </w:r>
    </w:p>
    <w:p w14:paraId="48A1D405" w14:textId="77777777" w:rsidR="00B82694" w:rsidRDefault="00B82694" w:rsidP="00A8353E">
      <w:r w:rsidRPr="00B82694">
        <w:rPr>
          <w:noProof/>
        </w:rPr>
        <w:drawing>
          <wp:inline distT="0" distB="0" distL="0" distR="0" wp14:anchorId="5370CB2F" wp14:editId="292FBC0B">
            <wp:extent cx="5943600" cy="279001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790014"/>
                    </a:xfrm>
                    <a:prstGeom prst="rect">
                      <a:avLst/>
                    </a:prstGeom>
                    <a:noFill/>
                    <a:ln>
                      <a:noFill/>
                    </a:ln>
                  </pic:spPr>
                </pic:pic>
              </a:graphicData>
            </a:graphic>
          </wp:inline>
        </w:drawing>
      </w:r>
    </w:p>
    <w:p w14:paraId="034FAE12" w14:textId="5B2B5651" w:rsidR="00B82694" w:rsidRDefault="00B82694" w:rsidP="0097434E">
      <w:pPr>
        <w:jc w:val="both"/>
      </w:pPr>
      <w:r>
        <w:t xml:space="preserve">This retention time pattern </w:t>
      </w:r>
      <w:r w:rsidR="00FA2085">
        <w:t xml:space="preserve">is </w:t>
      </w:r>
      <w:r w:rsidR="005E7B81">
        <w:t xml:space="preserve">now </w:t>
      </w:r>
      <w:r w:rsidR="00FA2085">
        <w:t>a little less erratic</w:t>
      </w:r>
      <w:r>
        <w:t xml:space="preserve">.  If you now select through the next two peptides (LQPLDFK, SQLPGIIAEGR), you will see how consistent </w:t>
      </w:r>
      <w:r w:rsidR="005E7B81">
        <w:t>the</w:t>
      </w:r>
      <w:r>
        <w:t xml:space="preserve"> pattern is.</w:t>
      </w:r>
    </w:p>
    <w:p w14:paraId="22D58B62" w14:textId="0D54EC7C" w:rsidR="00E12043" w:rsidRDefault="00E12043" w:rsidP="0097434E">
      <w:pPr>
        <w:jc w:val="both"/>
      </w:pPr>
      <w:r>
        <w:t>The next peptide DFATVYVDAVK has some peak truncation</w:t>
      </w:r>
      <w:r w:rsidR="005E7B81">
        <w:t>.</w:t>
      </w:r>
      <w:r>
        <w:t xml:space="preserve"> </w:t>
      </w:r>
      <w:r w:rsidR="005E7B81">
        <w:t>You</w:t>
      </w:r>
      <w:r>
        <w:t xml:space="preserve"> should now be able to correct </w:t>
      </w:r>
      <w:r w:rsidR="005E7B81">
        <w:t xml:space="preserve">this </w:t>
      </w:r>
      <w:r>
        <w:t xml:space="preserve">fairly quickly by clicking on the bars in the </w:t>
      </w:r>
      <w:r>
        <w:rPr>
          <w:b/>
        </w:rPr>
        <w:t>Peak Areas</w:t>
      </w:r>
      <w:r>
        <w:t xml:space="preserve"> view that do not match well and clicking and dragging beneath the x-axis</w:t>
      </w:r>
      <w:r w:rsidR="00125D33">
        <w:t xml:space="preserve"> in the corresponding chromatogram graphs</w:t>
      </w:r>
      <w:r>
        <w:t>.</w:t>
      </w:r>
      <w:r w:rsidR="001619AA">
        <w:t xml:space="preserve">  There are also some peaks where the chromatography looks very noisy</w:t>
      </w:r>
      <w:r w:rsidR="005E7B81">
        <w:t>.</w:t>
      </w:r>
      <w:r w:rsidR="001619AA">
        <w:t xml:space="preserve"> </w:t>
      </w:r>
      <w:r w:rsidR="005E7B81">
        <w:t xml:space="preserve">An example of this is on the right in the chromatograms </w:t>
      </w:r>
      <w:r w:rsidR="001619AA">
        <w:t>below.  This is because only the very right edge of the peptide peak was measured</w:t>
      </w:r>
      <w:r w:rsidR="00084827">
        <w:t>, and</w:t>
      </w:r>
      <w:r w:rsidR="001619AA">
        <w:t xml:space="preserve"> the higher intensity portion is missing.</w:t>
      </w:r>
    </w:p>
    <w:p w14:paraId="7550F3D6" w14:textId="77777777" w:rsidR="001619AA" w:rsidRDefault="001619AA" w:rsidP="00A8353E">
      <w:r w:rsidRPr="001619AA">
        <w:rPr>
          <w:noProof/>
        </w:rPr>
        <w:lastRenderedPageBreak/>
        <w:drawing>
          <wp:inline distT="0" distB="0" distL="0" distR="0" wp14:anchorId="274DB00A" wp14:editId="6A673264">
            <wp:extent cx="2889504" cy="2716762"/>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89504" cy="2716762"/>
                    </a:xfrm>
                    <a:prstGeom prst="rect">
                      <a:avLst/>
                    </a:prstGeom>
                    <a:noFill/>
                    <a:ln>
                      <a:noFill/>
                    </a:ln>
                  </pic:spPr>
                </pic:pic>
              </a:graphicData>
            </a:graphic>
          </wp:inline>
        </w:drawing>
      </w:r>
      <w:r w:rsidRPr="001619AA">
        <w:rPr>
          <w:noProof/>
        </w:rPr>
        <w:drawing>
          <wp:inline distT="0" distB="0" distL="0" distR="0" wp14:anchorId="14052077" wp14:editId="23BB2B8E">
            <wp:extent cx="2886075" cy="272093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01560" cy="2735530"/>
                    </a:xfrm>
                    <a:prstGeom prst="rect">
                      <a:avLst/>
                    </a:prstGeom>
                    <a:noFill/>
                    <a:ln>
                      <a:noFill/>
                    </a:ln>
                  </pic:spPr>
                </pic:pic>
              </a:graphicData>
            </a:graphic>
          </wp:inline>
        </w:drawing>
      </w:r>
      <w:r w:rsidRPr="001619AA">
        <w:t xml:space="preserve"> </w:t>
      </w:r>
    </w:p>
    <w:p w14:paraId="3DA7434A" w14:textId="40BF2151" w:rsidR="001619AA" w:rsidRDefault="001619AA" w:rsidP="0097434E">
      <w:pPr>
        <w:jc w:val="both"/>
      </w:pPr>
      <w:r>
        <w:t>In a case like this</w:t>
      </w:r>
      <w:r w:rsidR="00F002B4">
        <w:t>, you want to be very sure you avoid integrating some noise that Skyline fails to identify as a truncated peak.</w:t>
      </w:r>
      <w:r w:rsidR="00892F48">
        <w:t xml:space="preserve">  </w:t>
      </w:r>
      <w:r w:rsidR="005E7B81">
        <w:t>It may just be easier</w:t>
      </w:r>
      <w:r w:rsidR="00892F48">
        <w:t xml:space="preserve"> to remove the peaks for these replicates.</w:t>
      </w:r>
    </w:p>
    <w:p w14:paraId="54CD531C" w14:textId="4D730D35" w:rsidR="004D2064" w:rsidRDefault="00892F48" w:rsidP="0097434E">
      <w:pPr>
        <w:jc w:val="both"/>
      </w:pPr>
      <w:r>
        <w:t xml:space="preserve">Finishing this section with the peptide </w:t>
      </w:r>
      <w:bookmarkStart w:id="26" w:name="OLE_LINK18"/>
      <w:bookmarkStart w:id="27" w:name="OLE_LINK19"/>
      <w:r>
        <w:t>FGLYSDQMR</w:t>
      </w:r>
      <w:bookmarkEnd w:id="26"/>
      <w:bookmarkEnd w:id="27"/>
      <w:r w:rsidR="004D2064">
        <w:t xml:space="preserve">, you can see in the </w:t>
      </w:r>
      <w:r w:rsidR="004D2064">
        <w:rPr>
          <w:b/>
        </w:rPr>
        <w:t>Retention Times</w:t>
      </w:r>
      <w:r w:rsidR="004D2064">
        <w:t xml:space="preserve"> view that Skyline has mostly picked a peak close to 19 minutes</w:t>
      </w:r>
      <w:r w:rsidR="005E7B81">
        <w:t>.</w:t>
      </w:r>
      <w:r w:rsidR="004D2064">
        <w:t xml:space="preserve"> </w:t>
      </w:r>
      <w:r w:rsidR="005E7B81">
        <w:t xml:space="preserve">However, </w:t>
      </w:r>
      <w:r w:rsidR="004D2064">
        <w:t xml:space="preserve">the </w:t>
      </w:r>
      <w:r w:rsidR="004D2064">
        <w:rPr>
          <w:b/>
        </w:rPr>
        <w:t>Peak Areas</w:t>
      </w:r>
      <w:r w:rsidR="004D2064">
        <w:t xml:space="preserve"> view shows very poor consistency in relative ion abundance.</w:t>
      </w:r>
    </w:p>
    <w:p w14:paraId="63FA4238" w14:textId="77777777" w:rsidR="004D2064" w:rsidRDefault="004D2064" w:rsidP="00A8353E">
      <w:r w:rsidRPr="004D2064">
        <w:rPr>
          <w:noProof/>
        </w:rPr>
        <w:drawing>
          <wp:inline distT="0" distB="0" distL="0" distR="0" wp14:anchorId="5E82B483" wp14:editId="5753DBD5">
            <wp:extent cx="5819775" cy="265273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64764" cy="2673242"/>
                    </a:xfrm>
                    <a:prstGeom prst="rect">
                      <a:avLst/>
                    </a:prstGeom>
                    <a:noFill/>
                    <a:ln>
                      <a:noFill/>
                    </a:ln>
                  </pic:spPr>
                </pic:pic>
              </a:graphicData>
            </a:graphic>
          </wp:inline>
        </w:drawing>
      </w:r>
    </w:p>
    <w:p w14:paraId="12CB5183" w14:textId="6E514155" w:rsidR="004D2064" w:rsidRDefault="004D2064" w:rsidP="0097434E">
      <w:pPr>
        <w:jc w:val="both"/>
      </w:pPr>
      <w:r>
        <w:t>If you examine a few of the chromatogram graphs, you will find it hard to imagine consistently integrating the signal at 18.8 minutes with any confidence that all integrated signal</w:t>
      </w:r>
      <w:r w:rsidR="005E7B81">
        <w:t>s</w:t>
      </w:r>
      <w:r>
        <w:t xml:space="preserve"> come from a single peptide.  In this case, you should </w:t>
      </w:r>
      <w:r w:rsidR="005E7B81">
        <w:t xml:space="preserve">simply </w:t>
      </w:r>
      <w:r>
        <w:t>delete th</w:t>
      </w:r>
      <w:r w:rsidR="005E7B81">
        <w:t>e</w:t>
      </w:r>
      <w:r>
        <w:t xml:space="preserve"> peptide and move on.</w:t>
      </w:r>
    </w:p>
    <w:p w14:paraId="1D02C909" w14:textId="77777777" w:rsidR="00FA6E4C" w:rsidRDefault="00FA6E4C" w:rsidP="00FA6E4C">
      <w:pPr>
        <w:pStyle w:val="Heading2"/>
      </w:pPr>
      <w:bookmarkStart w:id="28" w:name="_Global_normalization_standards"/>
      <w:bookmarkEnd w:id="28"/>
      <w:r>
        <w:t>Global normalization standards</w:t>
      </w:r>
    </w:p>
    <w:p w14:paraId="0EE72BD3" w14:textId="6BC0F1FD" w:rsidR="00FA6E4C" w:rsidRDefault="006F6B54" w:rsidP="007F1D30">
      <w:pPr>
        <w:jc w:val="both"/>
      </w:pPr>
      <w:r>
        <w:t xml:space="preserve">This data set lacks stable isotope </w:t>
      </w:r>
      <w:r w:rsidR="00C541D4">
        <w:t>dilution (SID)</w:t>
      </w:r>
      <w:r>
        <w:t xml:space="preserve"> peptide</w:t>
      </w:r>
      <w:r w:rsidR="00C541D4">
        <w:t>s</w:t>
      </w:r>
      <w:r>
        <w:t xml:space="preserve"> but it does </w:t>
      </w:r>
      <w:r w:rsidR="00BD673F">
        <w:t xml:space="preserve">contain global standard peptides (from C. </w:t>
      </w:r>
      <w:proofErr w:type="spellStart"/>
      <w:r w:rsidR="00BD673F" w:rsidRPr="00BD673F">
        <w:rPr>
          <w:i/>
        </w:rPr>
        <w:t>elegans</w:t>
      </w:r>
      <w:proofErr w:type="spellEnd"/>
      <w:r w:rsidR="00BD673F">
        <w:t xml:space="preserve">) that were </w:t>
      </w:r>
      <w:r w:rsidR="00C541D4">
        <w:t>spiked</w:t>
      </w:r>
      <w:r w:rsidR="00BD673F">
        <w:t xml:space="preserve"> into the samples.</w:t>
      </w:r>
      <w:r w:rsidR="00C541D4">
        <w:t xml:space="preserve">  The intent was to use these peptides for peak area </w:t>
      </w:r>
      <w:r w:rsidR="00C541D4">
        <w:lastRenderedPageBreak/>
        <w:t xml:space="preserve">normalization </w:t>
      </w:r>
      <w:r w:rsidR="005E6307">
        <w:t>for</w:t>
      </w:r>
      <w:r w:rsidR="00C541D4">
        <w:t xml:space="preserve"> all other peptides </w:t>
      </w:r>
      <w:r w:rsidR="005E6307">
        <w:t xml:space="preserve">in an effort </w:t>
      </w:r>
      <w:r w:rsidR="00C541D4">
        <w:t xml:space="preserve">to reduce the effect of systematic variance in </w:t>
      </w:r>
      <w:r w:rsidR="005E6307">
        <w:t xml:space="preserve">the </w:t>
      </w:r>
      <w:r w:rsidR="00C541D4">
        <w:t xml:space="preserve">LC-MS/MS </w:t>
      </w:r>
      <w:r w:rsidR="005E6307">
        <w:t>phase of the experiment</w:t>
      </w:r>
      <w:r w:rsidR="00C541D4">
        <w:t>.</w:t>
      </w:r>
      <w:r w:rsidR="00D53D0F">
        <w:fldChar w:fldCharType="begin"/>
      </w:r>
      <w:r w:rsidR="00D53D0F">
        <w:instrText xml:space="preserve"> ADDIN ZOTERO_ITEM CSL_CITATION {"citationID":"a4ll6f5gm","properties":{"formattedCitation":"{\\rtf \\super 2\\nosupersub{}}","plainCitation":"2"},"citationItems":[{"id":59,"uris":["http://zotero.org/users/916000/items/IREAH2EN"],"uri":["http://zotero.org/users/916000/items/IREAH2EN"],"itemData":{"id":59,"type":"article-journal","title":"Methods for Peptide and Protein Quantitation by Liquid Chromatography-Multiple Reaction Monitoring Mass Spectrometry","container-title":"Molecular &amp; Cellular Proteomics : MCP","volume":"10","issue":"6","source":"PubMed Central","abstract":"Liquid chromatography-multiple reaction monitoring mass spectrometry of peptides using stable isotope dilution (SID) provides a powerful tool for targeted protein quantitation. However, the high cost of labeled peptide standards for SID poses an obstacle to multiple reaction monitoring studies. We compared SID to a labeled reference peptide (LRP) method, which uses a single labeled peptide as a reference standard for all measured peptides, and a label-free (LF) approach, in which quantitation is based on analysis of un-normalized peak areas for detected MRM transitions. We analyzed peptides from the Escherichia coli proteins alkaline phosphatase and β-galactosidase spiked into lysates from human colon adenocarcinoma RKO cells. We also analyzed liquid chromatography-multiple reaction monitoring mass spectrometry data from a recently published interlaboratory study by the National Cancer Institute Clinical Proteomic Technology Assessment for Cancer network (Addona et al. (2009) Nat. Biotechnol. 27: 633–641), in which unlabeled and isotopically labeled synthetic peptides or their corresponding proteins were spiked into human plasma. SID displayed the highest correlation coefficients and lowest coefficient of variation in regression analyses of both peptide and protein spike studies. In protein spike experiments, median coefficient of variation values were about 10% for SID and 20–30% for LRP and LF methods. Power calculations indicated that differences in measurement error between the methods have much less impact on measured protein expression differences than biological variation. All three methods detected significant (p &lt; 0.05) differential expression of three endogenous proteins in a test set of 10 pairs of human lung tumor and control tissues. Further, the LRP and LF methods both detected significant differences (p &lt; 0.05) in levels of seven biomarker candidates between tumors and controls in the same set of lung tissue samples. The data indicate that the LRP and LF methods provide cost-effective alternatives to SID for many quantitative liquid chromatography-multiple reaction monitoring mass spectrometry applications.","URL":"http://www.ncbi.nlm.nih.gov/pmc/articles/PMC3108838/","DOI":"10.1074/mcp.M110.006593","ISSN":"1535-9476","note":"PMID: 21357624\nPMCID: PMC3108838","journalAbbreviation":"Mol Cell Proteomics","author":[{"family":"Zhang","given":"Haixia"},{"family":"Liu","given":"Qinfeng"},{"family":"Zimmerman","given":"Lisa J."},{"family":"Ham","given":"Amy-Joan L."},{"family":"Slebos","given":"Robbert J. C."},{"family":"Rahman","given":"Jamshedur"},{"family":"Kikuchi","given":"Takefume"},{"family":"Massion","given":"Pierre P."},{"family":"Carbone","given":"David P."},{"family":"Billheimer","given":"Dean"},{"family":"Liebler","given":"Daniel C."}],"issued":{"date-parts":[["2011",6]]},"accessed":{"date-parts":[["2014",9,10]]},"PMID":"21357624","PMCID":"PMC3108838"}}],"schema":"https://github.com/citation-style-language/schema/raw/master/csl-citation.json"} </w:instrText>
      </w:r>
      <w:r w:rsidR="00D53D0F">
        <w:fldChar w:fldCharType="separate"/>
      </w:r>
      <w:r w:rsidR="00D53D0F" w:rsidRPr="00D53D0F">
        <w:rPr>
          <w:rFonts w:ascii="Calibri" w:hAnsi="Calibri" w:cs="Times New Roman"/>
          <w:szCs w:val="24"/>
          <w:vertAlign w:val="superscript"/>
        </w:rPr>
        <w:t>2</w:t>
      </w:r>
      <w:r w:rsidR="00D53D0F">
        <w:fldChar w:fldCharType="end"/>
      </w:r>
      <w:r w:rsidR="00D53D0F">
        <w:t xml:space="preserve">  To examine these peptides now, do the following:</w:t>
      </w:r>
    </w:p>
    <w:p w14:paraId="5588F10D" w14:textId="77777777" w:rsidR="00D53D0F" w:rsidRDefault="00D53D0F" w:rsidP="006A227F">
      <w:pPr>
        <w:pStyle w:val="ListParagraph"/>
        <w:numPr>
          <w:ilvl w:val="0"/>
          <w:numId w:val="18"/>
        </w:numPr>
      </w:pPr>
      <w:r>
        <w:t xml:space="preserve">Click in the </w:t>
      </w:r>
      <w:r>
        <w:rPr>
          <w:b/>
        </w:rPr>
        <w:t>Targets</w:t>
      </w:r>
      <w:r>
        <w:t xml:space="preserve"> view.</w:t>
      </w:r>
    </w:p>
    <w:p w14:paraId="019470CB" w14:textId="77777777" w:rsidR="00D53D0F" w:rsidRDefault="00D53D0F" w:rsidP="006A227F">
      <w:pPr>
        <w:pStyle w:val="ListParagraph"/>
        <w:numPr>
          <w:ilvl w:val="0"/>
          <w:numId w:val="18"/>
        </w:numPr>
      </w:pPr>
      <w:r>
        <w:t>Press the End key and then the Up-Arrow key on the keyboard.</w:t>
      </w:r>
    </w:p>
    <w:p w14:paraId="36B7D2E5" w14:textId="59FF30E8" w:rsidR="003416E6" w:rsidRDefault="00D53D0F" w:rsidP="0097434E">
      <w:pPr>
        <w:jc w:val="both"/>
      </w:pPr>
      <w:r>
        <w:t xml:space="preserve">This should move the selection to </w:t>
      </w:r>
      <w:bookmarkStart w:id="29" w:name="OLE_LINK20"/>
      <w:bookmarkStart w:id="30" w:name="OLE_LINK21"/>
      <w:r w:rsidR="005E6307">
        <w:t>AFGLSSPR</w:t>
      </w:r>
      <w:bookmarkEnd w:id="29"/>
      <w:bookmarkEnd w:id="30"/>
      <w:r w:rsidR="005E6307">
        <w:t xml:space="preserve">, </w:t>
      </w:r>
      <w:r>
        <w:t xml:space="preserve">the last peptide in the document.  The three peptides HLNGFSVPR, </w:t>
      </w:r>
      <w:bookmarkStart w:id="31" w:name="OLE_LINK22"/>
      <w:bookmarkStart w:id="32" w:name="OLE_LINK23"/>
      <w:bookmarkStart w:id="33" w:name="OLE_LINK24"/>
      <w:r>
        <w:t xml:space="preserve">VVLSGSDATLAYSAFK </w:t>
      </w:r>
      <w:bookmarkEnd w:id="31"/>
      <w:bookmarkEnd w:id="32"/>
      <w:bookmarkEnd w:id="33"/>
      <w:r>
        <w:t xml:space="preserve">and AFGLSSPR grouped in the list named “S” are the injected C. </w:t>
      </w:r>
      <w:proofErr w:type="spellStart"/>
      <w:r>
        <w:rPr>
          <w:i/>
        </w:rPr>
        <w:t>elegans</w:t>
      </w:r>
      <w:proofErr w:type="spellEnd"/>
      <w:r>
        <w:t xml:space="preserve"> peptides for this experiment.</w:t>
      </w:r>
      <w:r w:rsidR="003416E6">
        <w:t xml:space="preserve">  You can gain immediate confidence in the automatic integration of the last two peptides from the two summary plots we have been examining.</w:t>
      </w:r>
      <w:r w:rsidR="00862FA8">
        <w:t xml:space="preserve">  The retention times </w:t>
      </w:r>
      <w:r w:rsidR="005E6307">
        <w:t xml:space="preserve">and peak areas </w:t>
      </w:r>
      <w:r w:rsidR="00862FA8">
        <w:t>are relatively consistent.</w:t>
      </w:r>
    </w:p>
    <w:p w14:paraId="4522690B" w14:textId="77777777" w:rsidR="00862FA8" w:rsidRDefault="00862FA8" w:rsidP="00D53D0F">
      <w:r w:rsidRPr="00862FA8">
        <w:rPr>
          <w:noProof/>
        </w:rPr>
        <w:drawing>
          <wp:inline distT="0" distB="0" distL="0" distR="0" wp14:anchorId="472556D7" wp14:editId="7E81557C">
            <wp:extent cx="5943600" cy="2751771"/>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751771"/>
                    </a:xfrm>
                    <a:prstGeom prst="rect">
                      <a:avLst/>
                    </a:prstGeom>
                    <a:noFill/>
                    <a:ln>
                      <a:noFill/>
                    </a:ln>
                  </pic:spPr>
                </pic:pic>
              </a:graphicData>
            </a:graphic>
          </wp:inline>
        </w:drawing>
      </w:r>
    </w:p>
    <w:p w14:paraId="5424A5BC" w14:textId="77777777" w:rsidR="00862FA8" w:rsidRDefault="00862FA8" w:rsidP="00D53D0F">
      <w:r w:rsidRPr="00862FA8">
        <w:rPr>
          <w:noProof/>
        </w:rPr>
        <w:drawing>
          <wp:inline distT="0" distB="0" distL="0" distR="0" wp14:anchorId="42B97F04" wp14:editId="614A97CA">
            <wp:extent cx="5943600" cy="2709176"/>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709176"/>
                    </a:xfrm>
                    <a:prstGeom prst="rect">
                      <a:avLst/>
                    </a:prstGeom>
                    <a:noFill/>
                    <a:ln>
                      <a:noFill/>
                    </a:ln>
                  </pic:spPr>
                </pic:pic>
              </a:graphicData>
            </a:graphic>
          </wp:inline>
        </w:drawing>
      </w:r>
    </w:p>
    <w:p w14:paraId="1CF6F5DD" w14:textId="32F3D0D1" w:rsidR="00862FA8" w:rsidRDefault="004B53B7" w:rsidP="0097434E">
      <w:pPr>
        <w:jc w:val="both"/>
      </w:pPr>
      <w:r>
        <w:lastRenderedPageBreak/>
        <w:t xml:space="preserve">Moving to the peptide </w:t>
      </w:r>
      <w:bookmarkStart w:id="34" w:name="OLE_LINK25"/>
      <w:bookmarkStart w:id="35" w:name="OLE_LINK26"/>
      <w:r>
        <w:t>HLNGFSVPR</w:t>
      </w:r>
      <w:bookmarkEnd w:id="34"/>
      <w:bookmarkEnd w:id="35"/>
      <w:r>
        <w:t xml:space="preserve">, you will </w:t>
      </w:r>
      <w:r w:rsidR="005E6307">
        <w:t xml:space="preserve">observe </w:t>
      </w:r>
      <w:r>
        <w:t>consistent retention times</w:t>
      </w:r>
      <w:r w:rsidR="005E6307">
        <w:t>. However, there is</w:t>
      </w:r>
      <w:r>
        <w:t xml:space="preserve"> much more variance in the peak areas</w:t>
      </w:r>
      <w:r w:rsidR="005E6307">
        <w:t>.</w:t>
      </w:r>
      <w:r>
        <w:t xml:space="preserve"> </w:t>
      </w:r>
      <w:r w:rsidR="005E6307">
        <w:t>The</w:t>
      </w:r>
      <w:r>
        <w:t xml:space="preserve"> relative area </w:t>
      </w:r>
      <w:r w:rsidR="005E6307">
        <w:t>for</w:t>
      </w:r>
      <w:r>
        <w:t xml:space="preserve"> y4 and sometimes y3</w:t>
      </w:r>
      <w:r w:rsidR="005E6307">
        <w:t xml:space="preserve"> seems to vary throughout the data set.</w:t>
      </w:r>
    </w:p>
    <w:p w14:paraId="4942ED96" w14:textId="77777777" w:rsidR="004B53B7" w:rsidRDefault="004B53B7" w:rsidP="00D53D0F">
      <w:r w:rsidRPr="004B53B7">
        <w:rPr>
          <w:noProof/>
        </w:rPr>
        <w:drawing>
          <wp:inline distT="0" distB="0" distL="0" distR="0" wp14:anchorId="05AE0A56" wp14:editId="00CF3294">
            <wp:extent cx="5943600" cy="2503669"/>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503669"/>
                    </a:xfrm>
                    <a:prstGeom prst="rect">
                      <a:avLst/>
                    </a:prstGeom>
                    <a:noFill/>
                    <a:ln>
                      <a:noFill/>
                    </a:ln>
                  </pic:spPr>
                </pic:pic>
              </a:graphicData>
            </a:graphic>
          </wp:inline>
        </w:drawing>
      </w:r>
    </w:p>
    <w:p w14:paraId="27A16637" w14:textId="77777777" w:rsidR="00BA60E5" w:rsidRDefault="00BA60E5" w:rsidP="0097434E">
      <w:pPr>
        <w:jc w:val="both"/>
      </w:pPr>
      <w:r>
        <w:t>If you click on some of the peak area bars where y4 is most abundant, you will see obvious interference on y4 and sometimes y3.</w:t>
      </w:r>
    </w:p>
    <w:p w14:paraId="4836FAF1" w14:textId="257B99E1" w:rsidR="00BE6099" w:rsidRPr="00BE6099" w:rsidRDefault="00BE6099" w:rsidP="00EC26FB">
      <w:pPr>
        <w:pStyle w:val="ListParagraph"/>
        <w:numPr>
          <w:ilvl w:val="0"/>
          <w:numId w:val="43"/>
        </w:numPr>
        <w:jc w:val="both"/>
      </w:pPr>
      <w:r>
        <w:t xml:space="preserve">On the </w:t>
      </w:r>
      <w:r w:rsidRPr="00BE6099">
        <w:rPr>
          <w:b/>
        </w:rPr>
        <w:t>View</w:t>
      </w:r>
      <w:r>
        <w:t xml:space="preserve"> menu, choose </w:t>
      </w:r>
      <w:r w:rsidRPr="00BE6099">
        <w:rPr>
          <w:b/>
        </w:rPr>
        <w:t>Auto-Zoom</w:t>
      </w:r>
      <w:r>
        <w:t xml:space="preserve"> and click </w:t>
      </w:r>
      <w:r w:rsidRPr="00BE6099">
        <w:rPr>
          <w:b/>
        </w:rPr>
        <w:t>Best Peak</w:t>
      </w:r>
      <w:r>
        <w:t xml:space="preserve"> (F11).</w:t>
      </w:r>
    </w:p>
    <w:p w14:paraId="75DB13D5" w14:textId="77777777" w:rsidR="00BA60E5" w:rsidRDefault="00BA60E5" w:rsidP="00D53D0F">
      <w:r w:rsidRPr="00BA60E5">
        <w:rPr>
          <w:noProof/>
        </w:rPr>
        <w:drawing>
          <wp:inline distT="0" distB="0" distL="0" distR="0" wp14:anchorId="27D4071F" wp14:editId="0C220250">
            <wp:extent cx="3912973" cy="3194091"/>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42204" cy="3217952"/>
                    </a:xfrm>
                    <a:prstGeom prst="rect">
                      <a:avLst/>
                    </a:prstGeom>
                    <a:noFill/>
                    <a:ln>
                      <a:noFill/>
                    </a:ln>
                  </pic:spPr>
                </pic:pic>
              </a:graphicData>
            </a:graphic>
          </wp:inline>
        </w:drawing>
      </w:r>
    </w:p>
    <w:p w14:paraId="7094D9FF" w14:textId="71117BFB" w:rsidR="00BA60E5" w:rsidRDefault="005E6307" w:rsidP="0097434E">
      <w:pPr>
        <w:jc w:val="both"/>
      </w:pPr>
      <w:r>
        <w:t>T</w:t>
      </w:r>
      <w:r w:rsidR="00BA60E5">
        <w:t>o gain a</w:t>
      </w:r>
      <w:r>
        <w:t>n even</w:t>
      </w:r>
      <w:r w:rsidR="00BA60E5">
        <w:t xml:space="preserve"> clearer understanding of the performance of these injected peptides as potential normalization standards, you should first to the following:</w:t>
      </w:r>
    </w:p>
    <w:p w14:paraId="197C0326" w14:textId="77777777" w:rsidR="00BA60E5" w:rsidRDefault="00BA60E5" w:rsidP="006A227F">
      <w:pPr>
        <w:pStyle w:val="ListParagraph"/>
        <w:numPr>
          <w:ilvl w:val="0"/>
          <w:numId w:val="19"/>
        </w:numPr>
      </w:pPr>
      <w:r>
        <w:lastRenderedPageBreak/>
        <w:t xml:space="preserve">Right-click the </w:t>
      </w:r>
      <w:r>
        <w:rPr>
          <w:b/>
        </w:rPr>
        <w:t>Peak Areas</w:t>
      </w:r>
      <w:r>
        <w:t xml:space="preserve"> view, choose </w:t>
      </w:r>
      <w:r>
        <w:rPr>
          <w:b/>
        </w:rPr>
        <w:t>Normalize To</w:t>
      </w:r>
      <w:r>
        <w:t xml:space="preserve"> and click </w:t>
      </w:r>
      <w:proofErr w:type="gramStart"/>
      <w:r>
        <w:rPr>
          <w:b/>
        </w:rPr>
        <w:t>None</w:t>
      </w:r>
      <w:proofErr w:type="gramEnd"/>
      <w:r>
        <w:t>.</w:t>
      </w:r>
    </w:p>
    <w:p w14:paraId="459197DB" w14:textId="5CEA2AE0" w:rsidR="000F0C39" w:rsidRDefault="00BA60E5" w:rsidP="00EB4636">
      <w:pPr>
        <w:jc w:val="both"/>
      </w:pPr>
      <w:r>
        <w:t xml:space="preserve">Now you can see that the </w:t>
      </w:r>
      <w:r w:rsidR="008C21E7">
        <w:t xml:space="preserve">peak area for </w:t>
      </w:r>
      <w:r>
        <w:t>peptide HLNGFSVPR</w:t>
      </w:r>
      <w:r w:rsidR="008C21E7">
        <w:t xml:space="preserve"> decreases dramatically from the results acquired for the first sample to the last.  The total peak area goes from roughly 6,000,000 to 30,000</w:t>
      </w:r>
      <w:r w:rsidR="005E6307">
        <w:t>, spanning</w:t>
      </w:r>
      <w:r w:rsidR="008C21E7">
        <w:t xml:space="preserve"> a 200</w:t>
      </w:r>
      <w:r w:rsidR="005E6307">
        <w:t xml:space="preserve"> fold</w:t>
      </w:r>
      <w:r w:rsidR="008C21E7">
        <w:t xml:space="preserve"> difference.  See if you </w:t>
      </w:r>
      <w:r w:rsidR="005E6307">
        <w:t xml:space="preserve">are able to </w:t>
      </w:r>
      <w:r w:rsidR="008C21E7">
        <w:t xml:space="preserve">use the </w:t>
      </w:r>
      <w:r w:rsidR="008C21E7">
        <w:rPr>
          <w:b/>
        </w:rPr>
        <w:t>Results Grid</w:t>
      </w:r>
      <w:r w:rsidR="008C21E7">
        <w:t xml:space="preserve"> (under </w:t>
      </w:r>
      <w:r w:rsidR="008C21E7">
        <w:rPr>
          <w:b/>
        </w:rPr>
        <w:t xml:space="preserve">View </w:t>
      </w:r>
      <w:r w:rsidR="008C21E7">
        <w:t xml:space="preserve">&gt; </w:t>
      </w:r>
      <w:r w:rsidR="008C21E7">
        <w:rPr>
          <w:b/>
        </w:rPr>
        <w:t>Results Grid</w:t>
      </w:r>
      <w:r w:rsidR="008C21E7">
        <w:t>) with the HLNGFSVPR peptide precursor 513.7776++ selected to determine the exact maximum and minimum total peak areas.</w:t>
      </w:r>
      <w:r w:rsidR="00EA7E27">
        <w:t xml:space="preserve">  Look</w:t>
      </w:r>
      <w:r w:rsidR="005E6307">
        <w:t>ing</w:t>
      </w:r>
      <w:r w:rsidR="00EA7E27">
        <w:t xml:space="preserve"> at the other two standard peptides</w:t>
      </w:r>
      <w:r w:rsidR="005E6307">
        <w:t>,</w:t>
      </w:r>
      <w:r w:rsidR="00EA7E27">
        <w:t xml:space="preserve"> you will see that they </w:t>
      </w:r>
      <w:r w:rsidR="005E6307">
        <w:t>too</w:t>
      </w:r>
      <w:r w:rsidR="00EA7E27">
        <w:t xml:space="preserve"> decrease over time (VVLSGSDATLAYSAFK 2.3 to 1.1 million and AFGLSSPR 23 to 1 million).</w:t>
      </w:r>
      <w:r w:rsidR="000F0C39">
        <w:t xml:space="preserve">  All 42 runs are supposed to be essentially technical replicates.  While there is clearly systematic signal degradation for all peptides over time in this data set, it is unlikely that very many of them experience 200x or even 20x decreases.</w:t>
      </w:r>
    </w:p>
    <w:p w14:paraId="7D7B783C" w14:textId="77777777" w:rsidR="000F0C39" w:rsidRDefault="000F0C39" w:rsidP="00BA60E5">
      <w:r>
        <w:t>To see where these peptides elute relative to each other do the following:</w:t>
      </w:r>
    </w:p>
    <w:p w14:paraId="04C0812C" w14:textId="77777777" w:rsidR="00BA60E5" w:rsidRDefault="000F0C39" w:rsidP="006A227F">
      <w:pPr>
        <w:pStyle w:val="ListParagraph"/>
        <w:numPr>
          <w:ilvl w:val="0"/>
          <w:numId w:val="19"/>
        </w:numPr>
      </w:pPr>
      <w:r>
        <w:t xml:space="preserve">Select the “S” element preceded by the </w:t>
      </w:r>
      <w:r>
        <w:rPr>
          <w:noProof/>
        </w:rPr>
        <w:drawing>
          <wp:inline distT="0" distB="0" distL="0" distR="0" wp14:anchorId="0FBF7212" wp14:editId="3E87E4CF">
            <wp:extent cx="132080" cy="14033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2080" cy="140335"/>
                    </a:xfrm>
                    <a:prstGeom prst="rect">
                      <a:avLst/>
                    </a:prstGeom>
                    <a:noFill/>
                    <a:ln>
                      <a:noFill/>
                    </a:ln>
                  </pic:spPr>
                </pic:pic>
              </a:graphicData>
            </a:graphic>
          </wp:inline>
        </w:drawing>
      </w:r>
      <w:r>
        <w:t xml:space="preserve"> icon.</w:t>
      </w:r>
    </w:p>
    <w:p w14:paraId="682833B2" w14:textId="77777777" w:rsidR="000F0C39" w:rsidRDefault="000F0C39" w:rsidP="000F0C39">
      <w:r>
        <w:t>The chromatogram graphs will change to show all three peptides in the “S” list together.</w:t>
      </w:r>
    </w:p>
    <w:p w14:paraId="69543523" w14:textId="44B85EEE" w:rsidR="000F0C39" w:rsidRDefault="0008745C" w:rsidP="000F0C39">
      <w:r w:rsidRPr="0008745C">
        <w:rPr>
          <w:noProof/>
        </w:rPr>
        <w:drawing>
          <wp:inline distT="0" distB="0" distL="0" distR="0" wp14:anchorId="025691A8" wp14:editId="4AC00CD0">
            <wp:extent cx="4819650" cy="32956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19650" cy="3295650"/>
                    </a:xfrm>
                    <a:prstGeom prst="rect">
                      <a:avLst/>
                    </a:prstGeom>
                    <a:noFill/>
                    <a:ln>
                      <a:noFill/>
                    </a:ln>
                  </pic:spPr>
                </pic:pic>
              </a:graphicData>
            </a:graphic>
          </wp:inline>
        </w:drawing>
      </w:r>
    </w:p>
    <w:p w14:paraId="5E877B1F" w14:textId="77777777" w:rsidR="000F0C39" w:rsidRDefault="000F0C39" w:rsidP="000F0C39">
      <w:r>
        <w:t>Now to see all of the peptides in the document together:</w:t>
      </w:r>
    </w:p>
    <w:p w14:paraId="0E8B3453" w14:textId="77777777" w:rsidR="000F0C39" w:rsidRDefault="000F0C39" w:rsidP="006A227F">
      <w:pPr>
        <w:pStyle w:val="ListParagraph"/>
        <w:numPr>
          <w:ilvl w:val="0"/>
          <w:numId w:val="19"/>
        </w:numPr>
      </w:pPr>
      <w:r>
        <w:t xml:space="preserve">On the </w:t>
      </w:r>
      <w:r>
        <w:rPr>
          <w:b/>
        </w:rPr>
        <w:t>Edit</w:t>
      </w:r>
      <w:r>
        <w:t xml:space="preserve"> menu, click </w:t>
      </w:r>
      <w:r>
        <w:rPr>
          <w:b/>
        </w:rPr>
        <w:t>Select All</w:t>
      </w:r>
      <w:r>
        <w:t xml:space="preserve"> (Ctrl-A).</w:t>
      </w:r>
    </w:p>
    <w:p w14:paraId="0D630263" w14:textId="20C45D34" w:rsidR="000F0C39" w:rsidRPr="008C21E7" w:rsidRDefault="0008745C" w:rsidP="000F0C39">
      <w:r w:rsidRPr="0008745C">
        <w:rPr>
          <w:noProof/>
        </w:rPr>
        <w:lastRenderedPageBreak/>
        <w:drawing>
          <wp:inline distT="0" distB="0" distL="0" distR="0" wp14:anchorId="69692572" wp14:editId="7CB4022C">
            <wp:extent cx="4819650" cy="32956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19650" cy="3295650"/>
                    </a:xfrm>
                    <a:prstGeom prst="rect">
                      <a:avLst/>
                    </a:prstGeom>
                    <a:noFill/>
                    <a:ln>
                      <a:noFill/>
                    </a:ln>
                  </pic:spPr>
                </pic:pic>
              </a:graphicData>
            </a:graphic>
          </wp:inline>
        </w:drawing>
      </w:r>
    </w:p>
    <w:p w14:paraId="2A5F4637" w14:textId="0C18ADEC" w:rsidR="004B53B7" w:rsidRDefault="00AA683E" w:rsidP="00EB4636">
      <w:pPr>
        <w:jc w:val="both"/>
      </w:pPr>
      <w:r>
        <w:t xml:space="preserve">This makes it pretty clear that the two problematic peptides are both </w:t>
      </w:r>
      <w:r w:rsidR="005E6307">
        <w:t xml:space="preserve">hydrophilic and </w:t>
      </w:r>
      <w:r>
        <w:t>early eluting.  In fact, they are the 3</w:t>
      </w:r>
      <w:r w:rsidRPr="00AA683E">
        <w:rPr>
          <w:vertAlign w:val="superscript"/>
        </w:rPr>
        <w:t>rd</w:t>
      </w:r>
      <w:r>
        <w:t xml:space="preserve"> and 10</w:t>
      </w:r>
      <w:r w:rsidRPr="00AA683E">
        <w:rPr>
          <w:vertAlign w:val="superscript"/>
        </w:rPr>
        <w:t>th</w:t>
      </w:r>
      <w:r>
        <w:t xml:space="preserve"> eluting peptides in this experiment.  You can do the following to see this in Skyline:</w:t>
      </w:r>
    </w:p>
    <w:p w14:paraId="241572F1" w14:textId="77777777" w:rsidR="00AA683E" w:rsidRDefault="00AA683E" w:rsidP="006A227F">
      <w:pPr>
        <w:pStyle w:val="ListParagraph"/>
        <w:numPr>
          <w:ilvl w:val="0"/>
          <w:numId w:val="19"/>
        </w:numPr>
      </w:pPr>
      <w:r>
        <w:t xml:space="preserve">On the </w:t>
      </w:r>
      <w:r>
        <w:rPr>
          <w:b/>
        </w:rPr>
        <w:t>View</w:t>
      </w:r>
      <w:r>
        <w:t xml:space="preserve"> menu, choose </w:t>
      </w:r>
      <w:r>
        <w:rPr>
          <w:b/>
        </w:rPr>
        <w:t>Retention Times</w:t>
      </w:r>
      <w:r>
        <w:t xml:space="preserve"> and click </w:t>
      </w:r>
      <w:r>
        <w:rPr>
          <w:b/>
        </w:rPr>
        <w:t>Peptide Comparison</w:t>
      </w:r>
      <w:r>
        <w:t xml:space="preserve"> (Ctrl-F8).</w:t>
      </w:r>
    </w:p>
    <w:p w14:paraId="65E73B8D" w14:textId="77777777" w:rsidR="00AA683E" w:rsidRDefault="00AA683E" w:rsidP="006A227F">
      <w:pPr>
        <w:pStyle w:val="ListParagraph"/>
        <w:numPr>
          <w:ilvl w:val="0"/>
          <w:numId w:val="19"/>
        </w:numPr>
      </w:pPr>
      <w:r>
        <w:t xml:space="preserve">Right-click the </w:t>
      </w:r>
      <w:r>
        <w:rPr>
          <w:b/>
        </w:rPr>
        <w:t>Retention Times</w:t>
      </w:r>
      <w:r>
        <w:t xml:space="preserve"> view, choose </w:t>
      </w:r>
      <w:r>
        <w:rPr>
          <w:b/>
        </w:rPr>
        <w:t>Order</w:t>
      </w:r>
      <w:r>
        <w:t xml:space="preserve"> and click </w:t>
      </w:r>
      <w:r>
        <w:rPr>
          <w:b/>
        </w:rPr>
        <w:t>Retention Time</w:t>
      </w:r>
      <w:r>
        <w:t>.</w:t>
      </w:r>
    </w:p>
    <w:p w14:paraId="72E46C4F" w14:textId="77777777" w:rsidR="00CA3C98" w:rsidRDefault="00CA3C98" w:rsidP="006A227F">
      <w:pPr>
        <w:pStyle w:val="ListParagraph"/>
        <w:numPr>
          <w:ilvl w:val="0"/>
          <w:numId w:val="19"/>
        </w:numPr>
      </w:pPr>
      <w:r>
        <w:t xml:space="preserve">Click-and-drag a rectangle around the first 15 or so peptides in the </w:t>
      </w:r>
      <w:r>
        <w:rPr>
          <w:b/>
        </w:rPr>
        <w:t>Retention Times</w:t>
      </w:r>
      <w:r>
        <w:t xml:space="preserve"> graph.</w:t>
      </w:r>
    </w:p>
    <w:p w14:paraId="401BF59B" w14:textId="725958CF" w:rsidR="00CA3C98" w:rsidRDefault="00A37352" w:rsidP="00EB4636">
      <w:pPr>
        <w:jc w:val="both"/>
      </w:pPr>
      <w:r>
        <w:t xml:space="preserve">Early eluting peptides </w:t>
      </w:r>
      <w:r w:rsidR="005E6307">
        <w:t xml:space="preserve">tend to </w:t>
      </w:r>
      <w:r>
        <w:t xml:space="preserve">have more variance.  Therefore, </w:t>
      </w:r>
      <w:r w:rsidR="00C91229">
        <w:t xml:space="preserve">they are often </w:t>
      </w:r>
      <w:r>
        <w:t>not the best candidates for global normalization standards.</w:t>
      </w:r>
      <w:r w:rsidR="0025606A">
        <w:t xml:space="preserve">  These peptides may </w:t>
      </w:r>
      <w:r w:rsidR="00C91229">
        <w:t xml:space="preserve">also </w:t>
      </w:r>
      <w:r w:rsidR="0025606A">
        <w:t>be impacted by some other factor</w:t>
      </w:r>
      <w:r w:rsidR="00C91229">
        <w:t xml:space="preserve"> such as</w:t>
      </w:r>
      <w:r w:rsidR="0025606A">
        <w:t xml:space="preserve"> degradation </w:t>
      </w:r>
      <w:r w:rsidR="00C91229">
        <w:t xml:space="preserve">while queuing </w:t>
      </w:r>
      <w:r w:rsidR="0025606A">
        <w:t>in the auto-sample</w:t>
      </w:r>
      <w:r w:rsidR="00C91229">
        <w:t>r</w:t>
      </w:r>
      <w:r w:rsidR="0025606A">
        <w:t>.</w:t>
      </w:r>
    </w:p>
    <w:p w14:paraId="0BAA0C29" w14:textId="77777777" w:rsidR="00862FA8" w:rsidRDefault="0025606A" w:rsidP="00D53D0F">
      <w:r>
        <w:t>For another way to assess how similarly these peptides are behaving to the others around them:</w:t>
      </w:r>
    </w:p>
    <w:p w14:paraId="15A13400" w14:textId="77777777" w:rsidR="0025606A" w:rsidRDefault="0025606A" w:rsidP="006A227F">
      <w:pPr>
        <w:pStyle w:val="ListParagraph"/>
        <w:numPr>
          <w:ilvl w:val="0"/>
          <w:numId w:val="20"/>
        </w:numPr>
      </w:pPr>
      <w:r>
        <w:t xml:space="preserve">On the </w:t>
      </w:r>
      <w:r>
        <w:rPr>
          <w:b/>
        </w:rPr>
        <w:t>View</w:t>
      </w:r>
      <w:r>
        <w:t xml:space="preserve"> menu, choose </w:t>
      </w:r>
      <w:r>
        <w:rPr>
          <w:b/>
        </w:rPr>
        <w:t>Peak Areas</w:t>
      </w:r>
      <w:r>
        <w:t xml:space="preserve"> and click </w:t>
      </w:r>
      <w:r>
        <w:rPr>
          <w:b/>
        </w:rPr>
        <w:t>Peptide Comparison</w:t>
      </w:r>
      <w:r>
        <w:t xml:space="preserve"> (Ctrl-F7).</w:t>
      </w:r>
    </w:p>
    <w:p w14:paraId="645492D4" w14:textId="77777777" w:rsidR="0025606A" w:rsidRDefault="0025606A" w:rsidP="006A227F">
      <w:pPr>
        <w:pStyle w:val="ListParagraph"/>
        <w:numPr>
          <w:ilvl w:val="0"/>
          <w:numId w:val="20"/>
        </w:numPr>
      </w:pPr>
      <w:r>
        <w:t xml:space="preserve">On the </w:t>
      </w:r>
      <w:r>
        <w:rPr>
          <w:b/>
        </w:rPr>
        <w:t>View</w:t>
      </w:r>
      <w:r>
        <w:t xml:space="preserve"> menu, choose </w:t>
      </w:r>
      <w:r>
        <w:rPr>
          <w:b/>
        </w:rPr>
        <w:t>Transitions</w:t>
      </w:r>
      <w:r>
        <w:t xml:space="preserve"> and click </w:t>
      </w:r>
      <w:r>
        <w:rPr>
          <w:b/>
        </w:rPr>
        <w:t>Total</w:t>
      </w:r>
      <w:r>
        <w:t xml:space="preserve"> (Ctrl-F10).</w:t>
      </w:r>
    </w:p>
    <w:p w14:paraId="1B91BD03" w14:textId="77777777" w:rsidR="0025606A" w:rsidRDefault="0025606A" w:rsidP="006A227F">
      <w:pPr>
        <w:pStyle w:val="ListParagraph"/>
        <w:numPr>
          <w:ilvl w:val="0"/>
          <w:numId w:val="20"/>
        </w:numPr>
      </w:pPr>
      <w:r>
        <w:t xml:space="preserve">Right-click the </w:t>
      </w:r>
      <w:r>
        <w:rPr>
          <w:b/>
        </w:rPr>
        <w:t>Peak Areas</w:t>
      </w:r>
      <w:r>
        <w:t xml:space="preserve"> view, and click </w:t>
      </w:r>
      <w:r>
        <w:rPr>
          <w:b/>
        </w:rPr>
        <w:t>CV Values</w:t>
      </w:r>
      <w:r>
        <w:t>.</w:t>
      </w:r>
    </w:p>
    <w:p w14:paraId="410CE871" w14:textId="77777777" w:rsidR="0025606A" w:rsidRDefault="00227626" w:rsidP="006A227F">
      <w:pPr>
        <w:pStyle w:val="ListParagraph"/>
        <w:numPr>
          <w:ilvl w:val="0"/>
          <w:numId w:val="20"/>
        </w:numPr>
      </w:pPr>
      <w:r>
        <w:t xml:space="preserve">Click-and-drag a rectangle around the first 15 or so peptides in the </w:t>
      </w:r>
      <w:r>
        <w:rPr>
          <w:b/>
        </w:rPr>
        <w:t>Peak Areas</w:t>
      </w:r>
      <w:r>
        <w:t xml:space="preserve"> graph.</w:t>
      </w:r>
    </w:p>
    <w:p w14:paraId="273E146A" w14:textId="09C83BF3" w:rsidR="00227626" w:rsidRDefault="00227626" w:rsidP="00EB4636">
      <w:pPr>
        <w:jc w:val="both"/>
      </w:pPr>
      <w:r>
        <w:t xml:space="preserve">Before trying to understand what you see, you should remember that all of the non-standard peptides are expected to have much higher variance </w:t>
      </w:r>
      <w:r w:rsidR="00C91229">
        <w:t>due to the fact that</w:t>
      </w:r>
      <w:r>
        <w:t xml:space="preserve"> they are measured across 14 subjects.  Also, the integration is not fully adjusted for all peptides</w:t>
      </w:r>
      <w:r w:rsidR="00C91229">
        <w:t>.</w:t>
      </w:r>
      <w:r>
        <w:t xml:space="preserve"> </w:t>
      </w:r>
      <w:r w:rsidR="00C91229">
        <w:t>For the current data set,</w:t>
      </w:r>
      <w:r w:rsidR="00BA326F">
        <w:t xml:space="preserve"> </w:t>
      </w:r>
      <w:r>
        <w:t>the automatically picked peaks looked correct for the standards.</w:t>
      </w:r>
      <w:r w:rsidR="007C2BB3">
        <w:t xml:space="preserve">  However, the HLNGFSVPR peptide has the second highest CV at about 160% while the AFGLSSPR peptide is close to the median for the first 15 peptides with a CV of about 50%.</w:t>
      </w:r>
      <w:r w:rsidR="008D5E30">
        <w:t xml:space="preserve">  (The VVLSGSDATLAYSAFK</w:t>
      </w:r>
      <w:r w:rsidR="00421DD6">
        <w:t xml:space="preserve"> peptide, which is</w:t>
      </w:r>
      <w:r w:rsidR="008D5E30">
        <w:t xml:space="preserve"> </w:t>
      </w:r>
      <w:r w:rsidR="00421DD6">
        <w:t>more hydrophobic</w:t>
      </w:r>
      <w:r w:rsidR="00EB4636">
        <w:t xml:space="preserve"> </w:t>
      </w:r>
      <w:r w:rsidR="00421DD6">
        <w:t xml:space="preserve">and </w:t>
      </w:r>
      <w:r w:rsidR="008D5E30">
        <w:t>later eluting</w:t>
      </w:r>
      <w:r w:rsidR="00421DD6">
        <w:t xml:space="preserve">, is </w:t>
      </w:r>
      <w:r w:rsidR="008D5E30">
        <w:t>108</w:t>
      </w:r>
      <w:r w:rsidR="008D5E30" w:rsidRPr="008D5E30">
        <w:rPr>
          <w:vertAlign w:val="superscript"/>
        </w:rPr>
        <w:t>th</w:t>
      </w:r>
      <w:r w:rsidR="008D5E30">
        <w:t xml:space="preserve"> or </w:t>
      </w:r>
      <w:r w:rsidR="00421DD6">
        <w:t xml:space="preserve">in </w:t>
      </w:r>
      <w:r w:rsidR="00332FE4">
        <w:t xml:space="preserve">the </w:t>
      </w:r>
      <w:r w:rsidR="008D5E30">
        <w:t>80</w:t>
      </w:r>
      <w:r w:rsidR="008D5E30" w:rsidRPr="008D5E30">
        <w:rPr>
          <w:vertAlign w:val="superscript"/>
        </w:rPr>
        <w:t>th</w:t>
      </w:r>
      <w:r w:rsidR="008D5E30">
        <w:t xml:space="preserve"> percentile with </w:t>
      </w:r>
      <w:r w:rsidR="004D17AE">
        <w:t>18.6</w:t>
      </w:r>
      <w:r w:rsidR="008D5E30">
        <w:t>% CV.)</w:t>
      </w:r>
    </w:p>
    <w:p w14:paraId="13A1E66D" w14:textId="6FD267F0" w:rsidR="007C2BB3" w:rsidRDefault="0008745C" w:rsidP="00227626">
      <w:r w:rsidRPr="0008745C">
        <w:rPr>
          <w:noProof/>
        </w:rPr>
        <w:lastRenderedPageBreak/>
        <w:drawing>
          <wp:inline distT="0" distB="0" distL="0" distR="0" wp14:anchorId="0C11656E" wp14:editId="0DE04562">
            <wp:extent cx="4667250" cy="31718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67250" cy="3171825"/>
                    </a:xfrm>
                    <a:prstGeom prst="rect">
                      <a:avLst/>
                    </a:prstGeom>
                    <a:noFill/>
                    <a:ln>
                      <a:noFill/>
                    </a:ln>
                  </pic:spPr>
                </pic:pic>
              </a:graphicData>
            </a:graphic>
          </wp:inline>
        </w:drawing>
      </w:r>
    </w:p>
    <w:p w14:paraId="451194C0" w14:textId="77777777" w:rsidR="007C2BB3" w:rsidRDefault="007C2BB3" w:rsidP="00EB4636">
      <w:pPr>
        <w:jc w:val="both"/>
      </w:pPr>
      <w:r>
        <w:t>If you do the following, you should be able to convince yourself that the LGP peptide has a problem very similar to the HLN peptide.</w:t>
      </w:r>
    </w:p>
    <w:p w14:paraId="4E846995" w14:textId="77777777" w:rsidR="007C2BB3" w:rsidRDefault="007C2BB3" w:rsidP="006A227F">
      <w:pPr>
        <w:pStyle w:val="ListParagraph"/>
        <w:numPr>
          <w:ilvl w:val="0"/>
          <w:numId w:val="21"/>
        </w:numPr>
      </w:pPr>
      <w:r>
        <w:t xml:space="preserve">Click the bar for the LGP peptide in the </w:t>
      </w:r>
      <w:r>
        <w:rPr>
          <w:b/>
        </w:rPr>
        <w:t>Peak Areas</w:t>
      </w:r>
      <w:r>
        <w:t xml:space="preserve"> view.</w:t>
      </w:r>
    </w:p>
    <w:p w14:paraId="48D35F2E" w14:textId="77777777" w:rsidR="007C2BB3" w:rsidRDefault="007C2BB3" w:rsidP="006A227F">
      <w:pPr>
        <w:pStyle w:val="ListParagraph"/>
        <w:numPr>
          <w:ilvl w:val="0"/>
          <w:numId w:val="21"/>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6FF750AF" w14:textId="77777777" w:rsidR="007C2BB3" w:rsidRDefault="00235B63" w:rsidP="00235B63">
      <w:r>
        <w:t>Remember that there are supposed to be three cycles or technical replicates:</w:t>
      </w:r>
    </w:p>
    <w:p w14:paraId="7DDF35C4" w14:textId="77777777" w:rsidR="00235B63" w:rsidRDefault="00235B63" w:rsidP="00235B63">
      <w:r w:rsidRPr="00235B63">
        <w:rPr>
          <w:noProof/>
        </w:rPr>
        <w:drawing>
          <wp:inline distT="0" distB="0" distL="0" distR="0" wp14:anchorId="10D1F92F" wp14:editId="62513592">
            <wp:extent cx="5943600" cy="3102841"/>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102841"/>
                    </a:xfrm>
                    <a:prstGeom prst="rect">
                      <a:avLst/>
                    </a:prstGeom>
                    <a:noFill/>
                    <a:ln>
                      <a:noFill/>
                    </a:ln>
                  </pic:spPr>
                </pic:pic>
              </a:graphicData>
            </a:graphic>
          </wp:inline>
        </w:drawing>
      </w:r>
    </w:p>
    <w:p w14:paraId="26F469B7" w14:textId="77777777" w:rsidR="002A3FBA" w:rsidRDefault="002A3FBA">
      <w:r>
        <w:br w:type="page"/>
      </w:r>
    </w:p>
    <w:p w14:paraId="771EAB7E" w14:textId="24929896" w:rsidR="00235B63" w:rsidRDefault="00235B63" w:rsidP="00235B63">
      <w:r>
        <w:lastRenderedPageBreak/>
        <w:t>To convince yourself that the peaks are correctly integrated, do the following:</w:t>
      </w:r>
    </w:p>
    <w:p w14:paraId="6EA5F463" w14:textId="77777777" w:rsidR="00235B63" w:rsidRDefault="00235B63" w:rsidP="006A227F">
      <w:pPr>
        <w:pStyle w:val="ListParagraph"/>
        <w:numPr>
          <w:ilvl w:val="0"/>
          <w:numId w:val="20"/>
        </w:numPr>
      </w:pPr>
      <w:r>
        <w:t xml:space="preserve">On the </w:t>
      </w:r>
      <w:r>
        <w:rPr>
          <w:b/>
        </w:rPr>
        <w:t>View</w:t>
      </w:r>
      <w:r>
        <w:t xml:space="preserve"> menu, choose </w:t>
      </w:r>
      <w:r>
        <w:rPr>
          <w:b/>
        </w:rPr>
        <w:t>Transitions</w:t>
      </w:r>
      <w:r>
        <w:t xml:space="preserve"> and click </w:t>
      </w:r>
      <w:r>
        <w:rPr>
          <w:b/>
        </w:rPr>
        <w:t>All</w:t>
      </w:r>
      <w:r>
        <w:t xml:space="preserve"> (F10).</w:t>
      </w:r>
    </w:p>
    <w:p w14:paraId="6F9D5E4B" w14:textId="77777777" w:rsidR="00235B63" w:rsidRDefault="00235B63" w:rsidP="006A227F">
      <w:pPr>
        <w:pStyle w:val="ListParagraph"/>
        <w:numPr>
          <w:ilvl w:val="0"/>
          <w:numId w:val="20"/>
        </w:numPr>
      </w:pPr>
      <w:r>
        <w:t xml:space="preserve">Right-click the </w:t>
      </w:r>
      <w:r>
        <w:rPr>
          <w:b/>
        </w:rPr>
        <w:t>Peak Areas</w:t>
      </w:r>
      <w:r>
        <w:t xml:space="preserve"> view, choose </w:t>
      </w:r>
      <w:r>
        <w:rPr>
          <w:b/>
        </w:rPr>
        <w:t>Normalize To</w:t>
      </w:r>
      <w:r>
        <w:t xml:space="preserve"> and click </w:t>
      </w:r>
      <w:r w:rsidR="007F02D3">
        <w:rPr>
          <w:b/>
        </w:rPr>
        <w:t>Total</w:t>
      </w:r>
      <w:r w:rsidR="007F02D3">
        <w:t>.</w:t>
      </w:r>
    </w:p>
    <w:p w14:paraId="0337457B" w14:textId="1FEE791E" w:rsidR="007F02D3" w:rsidRDefault="007F02D3" w:rsidP="00EB4636">
      <w:pPr>
        <w:jc w:val="both"/>
      </w:pPr>
      <w:r>
        <w:t>You can see that despite the 200x range (140 to 0.7 million) from minimum to maximum, the relative product ion abundance between the runs is extremely stable.</w:t>
      </w:r>
    </w:p>
    <w:p w14:paraId="7A713840" w14:textId="77777777" w:rsidR="007F02D3" w:rsidRDefault="007F02D3" w:rsidP="007F02D3">
      <w:r w:rsidRPr="007F02D3">
        <w:rPr>
          <w:noProof/>
        </w:rPr>
        <w:drawing>
          <wp:inline distT="0" distB="0" distL="0" distR="0" wp14:anchorId="60811667" wp14:editId="53454AA1">
            <wp:extent cx="5943600" cy="3102841"/>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102841"/>
                    </a:xfrm>
                    <a:prstGeom prst="rect">
                      <a:avLst/>
                    </a:prstGeom>
                    <a:noFill/>
                    <a:ln>
                      <a:noFill/>
                    </a:ln>
                  </pic:spPr>
                </pic:pic>
              </a:graphicData>
            </a:graphic>
          </wp:inline>
        </w:drawing>
      </w:r>
    </w:p>
    <w:p w14:paraId="6487F4C6" w14:textId="61B0A062" w:rsidR="00DF763B" w:rsidRDefault="00645A1B" w:rsidP="00EB4636">
      <w:pPr>
        <w:jc w:val="both"/>
      </w:pPr>
      <w:r>
        <w:t>Although</w:t>
      </w:r>
      <w:r w:rsidR="006537EF">
        <w:t xml:space="preserve"> </w:t>
      </w:r>
      <w:r>
        <w:t>this one peptide seems to have similar issues, you should exclude a peptide like HLNGFSVPR from consideration as a global normalization standard</w:t>
      </w:r>
      <w:r w:rsidR="002A3FBA">
        <w:t>.</w:t>
      </w:r>
      <w:r>
        <w:t xml:space="preserve"> </w:t>
      </w:r>
      <w:r w:rsidR="002A3FBA">
        <w:t>I</w:t>
      </w:r>
      <w:r>
        <w:t>deally</w:t>
      </w:r>
      <w:r w:rsidR="002A3FBA">
        <w:t>, this takes place</w:t>
      </w:r>
      <w:r>
        <w:t xml:space="preserve"> long before you inject your standard peptides into i</w:t>
      </w:r>
      <w:r w:rsidR="00FF61FB">
        <w:t>mportant</w:t>
      </w:r>
      <w:r>
        <w:t xml:space="preserve"> quantitative data.</w:t>
      </w:r>
      <w:r w:rsidR="00DF763B">
        <w:t xml:space="preserve"> </w:t>
      </w:r>
      <w:r w:rsidR="00E258F4">
        <w:t>In this case, you should really only use VVLSGSDATLAYSAFK as a global normalization standard for all</w:t>
      </w:r>
      <w:r w:rsidR="00457DFC">
        <w:t xml:space="preserve"> other peptides in the document</w:t>
      </w:r>
      <w:r w:rsidR="002A3FBA">
        <w:t>.</w:t>
      </w:r>
      <w:r w:rsidR="00413895">
        <w:t xml:space="preserve"> </w:t>
      </w:r>
      <w:r w:rsidR="002A3FBA">
        <w:t>F</w:t>
      </w:r>
      <w:r w:rsidR="00413895">
        <w:t>urther</w:t>
      </w:r>
      <w:r w:rsidR="002A3FBA">
        <w:t xml:space="preserve"> proving this notion</w:t>
      </w:r>
      <w:r w:rsidR="00457DFC">
        <w:t xml:space="preserve"> is beyond the scope of this tutorial.</w:t>
      </w:r>
    </w:p>
    <w:p w14:paraId="4EC634B5" w14:textId="77777777" w:rsidR="00B73137" w:rsidRDefault="00B73137" w:rsidP="00B73137">
      <w:pPr>
        <w:pStyle w:val="Heading2"/>
      </w:pPr>
      <w:bookmarkStart w:id="36" w:name="_Continuing_multi-replicate_data"/>
      <w:bookmarkEnd w:id="36"/>
      <w:r>
        <w:t>Continuing multi-replicate data processing</w:t>
      </w:r>
    </w:p>
    <w:p w14:paraId="51E4851E" w14:textId="77777777" w:rsidR="004E7A76" w:rsidRDefault="00F1433E" w:rsidP="00E258F4">
      <w:r>
        <w:t xml:space="preserve">Now </w:t>
      </w:r>
      <w:r w:rsidR="00EE3E96">
        <w:t xml:space="preserve">you will </w:t>
      </w:r>
      <w:r>
        <w:t xml:space="preserve">continue </w:t>
      </w:r>
      <w:r w:rsidR="00EE3E96">
        <w:t xml:space="preserve">to </w:t>
      </w:r>
      <w:r>
        <w:t>review and correct peak integration</w:t>
      </w:r>
      <w:r w:rsidR="00EE3E96">
        <w:t>s</w:t>
      </w:r>
      <w:r>
        <w:t xml:space="preserve"> for this experiment by selecting the peptide </w:t>
      </w:r>
      <w:bookmarkStart w:id="37" w:name="OLE_LINK27"/>
      <w:bookmarkStart w:id="38" w:name="OLE_LINK28"/>
      <w:bookmarkStart w:id="39" w:name="OLE_LINK31"/>
      <w:bookmarkStart w:id="40" w:name="OLE_LINK32"/>
      <w:r>
        <w:t>DVFSQQADLSR</w:t>
      </w:r>
      <w:bookmarkEnd w:id="37"/>
      <w:bookmarkEnd w:id="38"/>
      <w:r>
        <w:t xml:space="preserve"> </w:t>
      </w:r>
      <w:bookmarkEnd w:id="39"/>
      <w:bookmarkEnd w:id="40"/>
      <w:r>
        <w:t>above the “S” standard peptides list.</w:t>
      </w:r>
    </w:p>
    <w:p w14:paraId="433A3147" w14:textId="0B0D135C" w:rsidR="004E7A76" w:rsidRDefault="004E7A76" w:rsidP="00EC26FB">
      <w:pPr>
        <w:pStyle w:val="ListParagraph"/>
        <w:numPr>
          <w:ilvl w:val="0"/>
          <w:numId w:val="42"/>
        </w:numPr>
      </w:pPr>
      <w:r>
        <w:t xml:space="preserve">On the </w:t>
      </w:r>
      <w:r>
        <w:rPr>
          <w:b/>
        </w:rPr>
        <w:t>View</w:t>
      </w:r>
      <w:r>
        <w:t xml:space="preserve"> menu, choose </w:t>
      </w:r>
      <w:r>
        <w:rPr>
          <w:b/>
        </w:rPr>
        <w:t>Retention Times</w:t>
      </w:r>
      <w:r>
        <w:t xml:space="preserve"> and click </w:t>
      </w:r>
      <w:r>
        <w:rPr>
          <w:b/>
        </w:rPr>
        <w:t>Replicate Comparison</w:t>
      </w:r>
      <w:r>
        <w:t>.</w:t>
      </w:r>
    </w:p>
    <w:p w14:paraId="24E0E95C" w14:textId="46D3B7AD" w:rsidR="008B37BC" w:rsidRDefault="005E197E" w:rsidP="00E258F4">
      <w:r>
        <w:t xml:space="preserve">The consistency you will </w:t>
      </w:r>
      <w:r w:rsidR="00EE3E96">
        <w:t>observe</w:t>
      </w:r>
      <w:r>
        <w:t xml:space="preserve"> in </w:t>
      </w:r>
      <w:r w:rsidR="00EE3E96">
        <w:t xml:space="preserve">the graphs for </w:t>
      </w:r>
      <w:r>
        <w:t xml:space="preserve">both the </w:t>
      </w:r>
      <w:r>
        <w:rPr>
          <w:b/>
        </w:rPr>
        <w:t>Retention Times</w:t>
      </w:r>
      <w:r>
        <w:t xml:space="preserve"> and </w:t>
      </w:r>
      <w:r>
        <w:rPr>
          <w:b/>
        </w:rPr>
        <w:t>Peak Areas</w:t>
      </w:r>
      <w:r>
        <w:t xml:space="preserve"> should give you </w:t>
      </w:r>
      <w:r w:rsidR="00EE3E96">
        <w:t xml:space="preserve">the </w:t>
      </w:r>
      <w:r>
        <w:t>confidence that the peptide has been consistently integrated across all runs</w:t>
      </w:r>
      <w:r w:rsidR="00EE3E96">
        <w:t>.</w:t>
      </w:r>
      <w:r>
        <w:t xml:space="preserve"> </w:t>
      </w:r>
      <w:r w:rsidR="00332FE4">
        <w:t>Y</w:t>
      </w:r>
      <w:r>
        <w:t xml:space="preserve">ou can continue </w:t>
      </w:r>
      <w:r w:rsidR="0093254F">
        <w:t>up</w:t>
      </w:r>
      <w:r w:rsidR="00EE3E96">
        <w:t xml:space="preserve"> </w:t>
      </w:r>
      <w:r>
        <w:t xml:space="preserve">the </w:t>
      </w:r>
      <w:r>
        <w:rPr>
          <w:b/>
        </w:rPr>
        <w:t>Targets</w:t>
      </w:r>
      <w:r>
        <w:t xml:space="preserve"> list without further review of this peptide.</w:t>
      </w:r>
      <w:r w:rsidR="00541BCA">
        <w:t xml:space="preserve">  This should also be true of the next two peptides.</w:t>
      </w:r>
    </w:p>
    <w:p w14:paraId="63652D96" w14:textId="59B3932B" w:rsidR="008802CB" w:rsidRDefault="00F10CAC" w:rsidP="00E258F4">
      <w:r>
        <w:t xml:space="preserve">Continue </w:t>
      </w:r>
      <w:r w:rsidR="00F76C34">
        <w:t>up</w:t>
      </w:r>
      <w:r>
        <w:t xml:space="preserve"> the list until you reach the peptide </w:t>
      </w:r>
      <w:bookmarkStart w:id="41" w:name="OLE_LINK29"/>
      <w:bookmarkStart w:id="42" w:name="OLE_LINK30"/>
      <w:r>
        <w:t>IFSQQADLSR</w:t>
      </w:r>
      <w:bookmarkEnd w:id="41"/>
      <w:bookmarkEnd w:id="42"/>
      <w:r>
        <w:t>. Y</w:t>
      </w:r>
      <w:r w:rsidR="008802CB">
        <w:t xml:space="preserve">ou </w:t>
      </w:r>
      <w:r>
        <w:t xml:space="preserve">should notice that every replicate except </w:t>
      </w:r>
      <w:r w:rsidR="00C33553">
        <w:t xml:space="preserve">H_146_REP1 </w:t>
      </w:r>
      <w:r>
        <w:t xml:space="preserve">has </w:t>
      </w:r>
      <w:r w:rsidR="00C33553">
        <w:t>consistent relative ion abundance</w:t>
      </w:r>
      <w:r>
        <w:t>s</w:t>
      </w:r>
      <w:r w:rsidR="00C33553">
        <w:t xml:space="preserve"> in the </w:t>
      </w:r>
      <w:r w:rsidR="00C33553">
        <w:rPr>
          <w:b/>
        </w:rPr>
        <w:t>Peak Areas</w:t>
      </w:r>
      <w:r w:rsidR="00C33553">
        <w:t xml:space="preserve"> graph.  Again, when you </w:t>
      </w:r>
      <w:r w:rsidR="00C33553">
        <w:lastRenderedPageBreak/>
        <w:t xml:space="preserve">click on the bar for this run, you will see that </w:t>
      </w:r>
      <w:r>
        <w:t>the</w:t>
      </w:r>
      <w:r w:rsidR="008B71BD">
        <w:t xml:space="preserve"> peak</w:t>
      </w:r>
      <w:r w:rsidR="002D0F0F">
        <w:t xml:space="preserve"> in</w:t>
      </w:r>
      <w:r w:rsidR="008B71BD">
        <w:t xml:space="preserve"> </w:t>
      </w:r>
      <w:bookmarkStart w:id="43" w:name="OLE_LINK33"/>
      <w:bookmarkStart w:id="44" w:name="OLE_LINK34"/>
      <w:r>
        <w:t>H_146_REP1</w:t>
      </w:r>
      <w:bookmarkEnd w:id="43"/>
      <w:bookmarkEnd w:id="44"/>
      <w:r>
        <w:t xml:space="preserve"> </w:t>
      </w:r>
      <w:r w:rsidR="008B71BD">
        <w:t>was not fully captured by the 5-minute scheduling window.  (You m</w:t>
      </w:r>
      <w:r>
        <w:t>ight</w:t>
      </w:r>
      <w:r w:rsidR="008B71BD">
        <w:t xml:space="preserve"> need to turn off x-axis zooming – Shift-F11 – to </w:t>
      </w:r>
      <w:r w:rsidR="002D0F0F">
        <w:t>see</w:t>
      </w:r>
      <w:r w:rsidR="008B71BD">
        <w:t xml:space="preserve"> this.)</w:t>
      </w:r>
    </w:p>
    <w:p w14:paraId="3B92B20D" w14:textId="75B201E1" w:rsidR="008B71BD" w:rsidRDefault="00D27A8D" w:rsidP="00E258F4">
      <w:r w:rsidRPr="00D27A8D">
        <w:rPr>
          <w:noProof/>
        </w:rPr>
        <w:drawing>
          <wp:inline distT="0" distB="0" distL="0" distR="0" wp14:anchorId="56352E01" wp14:editId="354D6896">
            <wp:extent cx="4819650" cy="3324225"/>
            <wp:effectExtent l="0" t="0" r="0"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19650" cy="3324225"/>
                    </a:xfrm>
                    <a:prstGeom prst="rect">
                      <a:avLst/>
                    </a:prstGeom>
                    <a:noFill/>
                    <a:ln>
                      <a:noFill/>
                    </a:ln>
                  </pic:spPr>
                </pic:pic>
              </a:graphicData>
            </a:graphic>
          </wp:inline>
        </w:drawing>
      </w:r>
    </w:p>
    <w:p w14:paraId="05C57F68" w14:textId="115659B9" w:rsidR="00C33553" w:rsidRDefault="00F10CAC" w:rsidP="00EB4636">
      <w:pPr>
        <w:jc w:val="both"/>
      </w:pPr>
      <w:r>
        <w:t>As you did before, y</w:t>
      </w:r>
      <w:r w:rsidR="008B71BD">
        <w:t>ou can correct this</w:t>
      </w:r>
      <w:r>
        <w:t xml:space="preserve"> </w:t>
      </w:r>
      <w:r w:rsidR="008B71BD">
        <w:t>by clicking and dragging beneath the x-axis to integrate the truncated peak, or by using the right-click menu to remove the peak entirely.</w:t>
      </w:r>
    </w:p>
    <w:p w14:paraId="04B574BA" w14:textId="75B2BC34" w:rsidR="008A2EFC" w:rsidRDefault="00F10CAC" w:rsidP="00EB4636">
      <w:pPr>
        <w:jc w:val="both"/>
      </w:pPr>
      <w:r>
        <w:t>However, t</w:t>
      </w:r>
      <w:r w:rsidR="008A2EFC">
        <w:t xml:space="preserve">his is not the only issue with this peptide.  When you look at the </w:t>
      </w:r>
      <w:r w:rsidR="008A2EFC">
        <w:rPr>
          <w:b/>
        </w:rPr>
        <w:t>Retention Times</w:t>
      </w:r>
      <w:r w:rsidR="008A2EFC">
        <w:t xml:space="preserve"> graph, you will </w:t>
      </w:r>
      <w:r>
        <w:t xml:space="preserve">observe </w:t>
      </w:r>
      <w:r w:rsidR="008A2EFC">
        <w:t>some unusual differences in the range</w:t>
      </w:r>
      <w:r>
        <w:t>s</w:t>
      </w:r>
      <w:r w:rsidR="008A2EFC">
        <w:t xml:space="preserve"> of time being integrated.</w:t>
      </w:r>
    </w:p>
    <w:p w14:paraId="404BC309" w14:textId="77777777" w:rsidR="008A2EFC" w:rsidRPr="008A2EFC" w:rsidRDefault="003868A3" w:rsidP="00E258F4">
      <w:r w:rsidRPr="003868A3">
        <w:rPr>
          <w:noProof/>
        </w:rPr>
        <w:drawing>
          <wp:inline distT="0" distB="0" distL="0" distR="0" wp14:anchorId="7E034903" wp14:editId="5F14E52F">
            <wp:extent cx="5943600" cy="2369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2369270"/>
                    </a:xfrm>
                    <a:prstGeom prst="rect">
                      <a:avLst/>
                    </a:prstGeom>
                    <a:noFill/>
                    <a:ln>
                      <a:noFill/>
                    </a:ln>
                  </pic:spPr>
                </pic:pic>
              </a:graphicData>
            </a:graphic>
          </wp:inline>
        </w:drawing>
      </w:r>
    </w:p>
    <w:p w14:paraId="35860457" w14:textId="5761CC77" w:rsidR="00235B63" w:rsidRDefault="003868A3" w:rsidP="00304BFB">
      <w:pPr>
        <w:jc w:val="both"/>
      </w:pPr>
      <w:r>
        <w:t>If you review some of the chromatograms for this peptide, you will see that many show a single, very nice</w:t>
      </w:r>
      <w:r w:rsidR="00B26D01">
        <w:t xml:space="preserve"> peak eluting over 0.2 minutes.</w:t>
      </w:r>
      <w:r>
        <w:t xml:space="preserve"> Others</w:t>
      </w:r>
      <w:r w:rsidR="00F10CAC">
        <w:t xml:space="preserve">, however, </w:t>
      </w:r>
      <w:r>
        <w:t xml:space="preserve"> have some tailing </w:t>
      </w:r>
      <w:r w:rsidR="00F10CAC">
        <w:t xml:space="preserve">that extends </w:t>
      </w:r>
      <w:r>
        <w:t xml:space="preserve">out to about 0.5 minutes </w:t>
      </w:r>
      <w:r w:rsidR="0093254F">
        <w:t xml:space="preserve">while </w:t>
      </w:r>
      <w:r>
        <w:t>still others show the peptide eluting over 2 minutes with two distinct peaks.</w:t>
      </w:r>
    </w:p>
    <w:p w14:paraId="71614FCD" w14:textId="20D7B389" w:rsidR="003868A3" w:rsidRDefault="00C52F80" w:rsidP="00235B63">
      <w:r>
        <w:rPr>
          <w:noProof/>
        </w:rPr>
        <w:lastRenderedPageBreak/>
        <w:drawing>
          <wp:inline distT="0" distB="0" distL="0" distR="0" wp14:anchorId="48288B0F" wp14:editId="6FE78B4B">
            <wp:extent cx="5934075" cy="1984375"/>
            <wp:effectExtent l="0" t="0" r="952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4075" cy="1984375"/>
                    </a:xfrm>
                    <a:prstGeom prst="rect">
                      <a:avLst/>
                    </a:prstGeom>
                    <a:noFill/>
                    <a:ln>
                      <a:noFill/>
                    </a:ln>
                  </pic:spPr>
                </pic:pic>
              </a:graphicData>
            </a:graphic>
          </wp:inline>
        </w:drawing>
      </w:r>
    </w:p>
    <w:p w14:paraId="3D3F4F47" w14:textId="018CDA61" w:rsidR="00F13813" w:rsidRDefault="00F13813" w:rsidP="00304BFB">
      <w:pPr>
        <w:jc w:val="both"/>
      </w:pPr>
      <w:r>
        <w:t xml:space="preserve">A peptide like this may be very difficult to use for quantification, especially </w:t>
      </w:r>
      <w:r w:rsidR="00B26D01">
        <w:t>without a matching SID peptide.</w:t>
      </w:r>
      <w:r>
        <w:t xml:space="preserve"> You should probably delete this peptide from this experime</w:t>
      </w:r>
      <w:r w:rsidR="005B30C1">
        <w:t>nt</w:t>
      </w:r>
      <w:r w:rsidR="00F10CAC">
        <w:t>.</w:t>
      </w:r>
      <w:r w:rsidR="005B30C1">
        <w:t xml:space="preserve"> </w:t>
      </w:r>
      <w:r w:rsidR="00F10CAC">
        <w:t>A</w:t>
      </w:r>
      <w:r w:rsidR="005B30C1">
        <w:t xml:space="preserve">t </w:t>
      </w:r>
      <w:r w:rsidR="00F10CAC">
        <w:t xml:space="preserve">the very </w:t>
      </w:r>
      <w:r w:rsidR="005B30C1">
        <w:t>least</w:t>
      </w:r>
      <w:r w:rsidR="00F10CAC">
        <w:t>, you should</w:t>
      </w:r>
      <w:r w:rsidR="005B30C1">
        <w:t xml:space="preserve"> remove the peaks fr</w:t>
      </w:r>
      <w:r w:rsidR="00F10CAC">
        <w:t>om</w:t>
      </w:r>
      <w:r w:rsidR="005B30C1">
        <w:t xml:space="preserve"> the runs that show </w:t>
      </w:r>
      <w:r w:rsidR="0093254F">
        <w:t xml:space="preserve">the </w:t>
      </w:r>
      <w:r w:rsidR="005B30C1">
        <w:t>double elution</w:t>
      </w:r>
      <w:r w:rsidR="0093254F">
        <w:t xml:space="preserve"> profile</w:t>
      </w:r>
      <w:r w:rsidR="005B30C1">
        <w:t>.</w:t>
      </w:r>
      <w:r w:rsidR="0093254F">
        <w:t xml:space="preserve"> </w:t>
      </w:r>
    </w:p>
    <w:p w14:paraId="40D12E89" w14:textId="6CBB5242" w:rsidR="005B30C1" w:rsidRDefault="00A50F19" w:rsidP="00304BFB">
      <w:pPr>
        <w:jc w:val="both"/>
      </w:pPr>
      <w:r>
        <w:t xml:space="preserve">Continuing </w:t>
      </w:r>
      <w:r w:rsidR="00940456">
        <w:t>up</w:t>
      </w:r>
      <w:r>
        <w:t xml:space="preserve"> the peptide list, you </w:t>
      </w:r>
      <w:r w:rsidR="0093254F">
        <w:t>should</w:t>
      </w:r>
      <w:r>
        <w:t xml:space="preserve"> find </w:t>
      </w:r>
      <w:r w:rsidR="0093254F">
        <w:t xml:space="preserve">that </w:t>
      </w:r>
      <w:r>
        <w:t xml:space="preserve">the next 7 peptides </w:t>
      </w:r>
      <w:r w:rsidR="0093254F">
        <w:t xml:space="preserve">show </w:t>
      </w:r>
      <w:r>
        <w:t xml:space="preserve">good enough consistency in the summary plots that you should not need to correct any of the </w:t>
      </w:r>
      <w:r w:rsidR="0093254F">
        <w:t xml:space="preserve">default peak picking performed by </w:t>
      </w:r>
      <w:r>
        <w:t xml:space="preserve">Skyline or </w:t>
      </w:r>
      <w:r w:rsidR="0093254F">
        <w:t>even</w:t>
      </w:r>
      <w:r w:rsidR="00426646">
        <w:t xml:space="preserve"> </w:t>
      </w:r>
      <w:r>
        <w:t xml:space="preserve">give these peptides much more than </w:t>
      </w:r>
      <w:r w:rsidR="005B278B">
        <w:t xml:space="preserve">just </w:t>
      </w:r>
      <w:r>
        <w:t>a glance.</w:t>
      </w:r>
    </w:p>
    <w:p w14:paraId="33F30C25" w14:textId="77777777" w:rsidR="000604FA" w:rsidRDefault="000604FA" w:rsidP="00304BFB">
      <w:pPr>
        <w:jc w:val="both"/>
      </w:pPr>
      <w:r>
        <w:t xml:space="preserve">When you reach the </w:t>
      </w:r>
      <w:r w:rsidR="00D56C38">
        <w:t xml:space="preserve">peptide </w:t>
      </w:r>
      <w:bookmarkStart w:id="45" w:name="OLE_LINK35"/>
      <w:bookmarkStart w:id="46" w:name="OLE_LINK36"/>
      <w:r w:rsidR="00D56C38">
        <w:t>MLSGFIPLKPTVK</w:t>
      </w:r>
      <w:bookmarkEnd w:id="45"/>
      <w:bookmarkEnd w:id="46"/>
      <w:r w:rsidR="00D56C38">
        <w:t xml:space="preserve">, however, you will see much more variance in the </w:t>
      </w:r>
      <w:r w:rsidR="00D56C38">
        <w:rPr>
          <w:b/>
        </w:rPr>
        <w:t>Peak Areas</w:t>
      </w:r>
      <w:r w:rsidR="00D56C38">
        <w:t xml:space="preserve"> graph.</w:t>
      </w:r>
    </w:p>
    <w:p w14:paraId="0E25C122" w14:textId="09FCDC04" w:rsidR="00D56C38" w:rsidRDefault="00C52F80" w:rsidP="00235B63">
      <w:r w:rsidRPr="00C52F80">
        <w:rPr>
          <w:noProof/>
        </w:rPr>
        <w:drawing>
          <wp:inline distT="0" distB="0" distL="0" distR="0" wp14:anchorId="6C54B72E" wp14:editId="38922867">
            <wp:extent cx="5943600" cy="2676731"/>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676731"/>
                    </a:xfrm>
                    <a:prstGeom prst="rect">
                      <a:avLst/>
                    </a:prstGeom>
                    <a:noFill/>
                    <a:ln>
                      <a:noFill/>
                    </a:ln>
                  </pic:spPr>
                </pic:pic>
              </a:graphicData>
            </a:graphic>
          </wp:inline>
        </w:drawing>
      </w:r>
    </w:p>
    <w:p w14:paraId="596EF916" w14:textId="5904AC82" w:rsidR="00D56C38" w:rsidRDefault="00D56C38" w:rsidP="00304BFB">
      <w:pPr>
        <w:jc w:val="both"/>
      </w:pPr>
      <w:r>
        <w:t xml:space="preserve">The total peak area </w:t>
      </w:r>
      <w:r w:rsidR="005B278B">
        <w:t xml:space="preserve">for this peptide </w:t>
      </w:r>
      <w:r>
        <w:t xml:space="preserve">is dominated by the y7 ion.  Although this is also reflected in the library spectrum </w:t>
      </w:r>
      <w:r w:rsidR="005B278B">
        <w:t>(</w:t>
      </w:r>
      <w:r>
        <w:t>as shown at the far left of th</w:t>
      </w:r>
      <w:r w:rsidR="005B278B">
        <w:t>e above</w:t>
      </w:r>
      <w:r>
        <w:t xml:space="preserve"> graph</w:t>
      </w:r>
      <w:r w:rsidR="005B278B">
        <w:t>)</w:t>
      </w:r>
      <w:r>
        <w:t xml:space="preserve">, </w:t>
      </w:r>
      <w:r w:rsidR="005B278B">
        <w:t>visual inspection of the chromatograms makes it difficult to discern if</w:t>
      </w:r>
      <w:r>
        <w:t xml:space="preserve"> anything </w:t>
      </w:r>
      <w:r w:rsidR="005B278B">
        <w:t xml:space="preserve">is actually </w:t>
      </w:r>
      <w:r>
        <w:t>co</w:t>
      </w:r>
      <w:r w:rsidR="005B278B">
        <w:t>-</w:t>
      </w:r>
      <w:r>
        <w:t>eluting with the y7 ion</w:t>
      </w:r>
      <w:r w:rsidR="005B278B">
        <w:t xml:space="preserve"> (see below)</w:t>
      </w:r>
      <w:r>
        <w:t>.</w:t>
      </w:r>
    </w:p>
    <w:p w14:paraId="1156A2A0" w14:textId="77777777" w:rsidR="00D56C38" w:rsidRDefault="00D56C38" w:rsidP="00235B63">
      <w:r w:rsidRPr="00D56C38">
        <w:rPr>
          <w:noProof/>
        </w:rPr>
        <w:lastRenderedPageBreak/>
        <w:drawing>
          <wp:inline distT="0" distB="0" distL="0" distR="0" wp14:anchorId="7A3A414B" wp14:editId="27E7D02F">
            <wp:extent cx="5248275" cy="35147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48275" cy="3514725"/>
                    </a:xfrm>
                    <a:prstGeom prst="rect">
                      <a:avLst/>
                    </a:prstGeom>
                    <a:noFill/>
                    <a:ln>
                      <a:noFill/>
                    </a:ln>
                  </pic:spPr>
                </pic:pic>
              </a:graphicData>
            </a:graphic>
          </wp:inline>
        </w:drawing>
      </w:r>
    </w:p>
    <w:p w14:paraId="43A9A19A" w14:textId="0EEF2C88" w:rsidR="00D56C38" w:rsidRDefault="005B278B" w:rsidP="00304BFB">
      <w:pPr>
        <w:jc w:val="both"/>
      </w:pPr>
      <w:r>
        <w:t>However</w:t>
      </w:r>
      <w:r w:rsidR="00D56C38">
        <w:t>, it is also clear that Skyline is</w:t>
      </w:r>
      <w:r>
        <w:t>,</w:t>
      </w:r>
      <w:r w:rsidR="00D56C38">
        <w:t xml:space="preserve"> for the most part</w:t>
      </w:r>
      <w:r>
        <w:t>,</w:t>
      </w:r>
      <w:r w:rsidR="00813063">
        <w:t xml:space="preserve"> integrating </w:t>
      </w:r>
      <w:r>
        <w:t xml:space="preserve">the same </w:t>
      </w:r>
      <w:r w:rsidR="00813063">
        <w:t xml:space="preserve">peak for the same molecule in each run.  To convince yourself there is evidence of more than just the y7 peak, you should look at the most intense measurements.  You can do this </w:t>
      </w:r>
      <w:r w:rsidR="00613EF3">
        <w:t>using</w:t>
      </w:r>
      <w:r>
        <w:t xml:space="preserve"> </w:t>
      </w:r>
      <w:r w:rsidR="00813063">
        <w:t>the following steps:</w:t>
      </w:r>
    </w:p>
    <w:p w14:paraId="5DA963BD" w14:textId="77777777" w:rsidR="00813063" w:rsidRDefault="00813063" w:rsidP="00813063">
      <w:pPr>
        <w:pStyle w:val="ListParagraph"/>
        <w:numPr>
          <w:ilvl w:val="0"/>
          <w:numId w:val="22"/>
        </w:numPr>
      </w:pPr>
      <w:r>
        <w:t xml:space="preserve">Right-click the </w:t>
      </w:r>
      <w:r>
        <w:rPr>
          <w:b/>
        </w:rPr>
        <w:t>Peak Areas</w:t>
      </w:r>
      <w:r>
        <w:t xml:space="preserve"> graph, choose </w:t>
      </w:r>
      <w:r>
        <w:rPr>
          <w:b/>
        </w:rPr>
        <w:t>Normalize To</w:t>
      </w:r>
      <w:r>
        <w:t xml:space="preserve"> and click </w:t>
      </w:r>
      <w:proofErr w:type="gramStart"/>
      <w:r>
        <w:rPr>
          <w:b/>
        </w:rPr>
        <w:t>None</w:t>
      </w:r>
      <w:proofErr w:type="gramEnd"/>
      <w:r>
        <w:t>.</w:t>
      </w:r>
    </w:p>
    <w:p w14:paraId="46643ED9" w14:textId="77777777" w:rsidR="00813063" w:rsidRDefault="00813063" w:rsidP="00813063">
      <w:pPr>
        <w:pStyle w:val="ListParagraph"/>
        <w:numPr>
          <w:ilvl w:val="0"/>
          <w:numId w:val="22"/>
        </w:numPr>
      </w:pPr>
      <w:r>
        <w:t>Click on the three obviously most intense peaks (which all come from the subject H_148).</w:t>
      </w:r>
    </w:p>
    <w:p w14:paraId="0ECBE7F9" w14:textId="7615FF99" w:rsidR="005544F7" w:rsidRDefault="005544F7" w:rsidP="00304BFB">
      <w:pPr>
        <w:jc w:val="both"/>
      </w:pPr>
      <w:r>
        <w:t>The chromatogram peaks you see in these three plots should be enough to convince you that the peptide causing the peak in y7 between 23 and 24 minutes does</w:t>
      </w:r>
      <w:r w:rsidR="00EE13AE">
        <w:t>, in fact,</w:t>
      </w:r>
      <w:r>
        <w:t xml:space="preserve"> cause </w:t>
      </w:r>
      <w:r w:rsidR="00EE13AE">
        <w:t xml:space="preserve">the </w:t>
      </w:r>
      <w:r>
        <w:t>co</w:t>
      </w:r>
      <w:r w:rsidR="00EE13AE">
        <w:t>-</w:t>
      </w:r>
      <w:r>
        <w:t>eluting signal</w:t>
      </w:r>
      <w:r w:rsidR="00EE13AE">
        <w:t>s</w:t>
      </w:r>
      <w:r>
        <w:t xml:space="preserve"> on all 6 monitored transitions when </w:t>
      </w:r>
      <w:r w:rsidR="00EE13AE">
        <w:t xml:space="preserve">peptide </w:t>
      </w:r>
      <w:r>
        <w:t>abundance is high enough.</w:t>
      </w:r>
    </w:p>
    <w:p w14:paraId="3F8EE677" w14:textId="77777777" w:rsidR="005544F7" w:rsidRDefault="005544F7" w:rsidP="005544F7">
      <w:r>
        <w:rPr>
          <w:noProof/>
        </w:rPr>
        <w:drawing>
          <wp:inline distT="0" distB="0" distL="0" distR="0" wp14:anchorId="032A7152" wp14:editId="0E4A0CE4">
            <wp:extent cx="5943600" cy="2162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2162175"/>
                    </a:xfrm>
                    <a:prstGeom prst="rect">
                      <a:avLst/>
                    </a:prstGeom>
                    <a:noFill/>
                    <a:ln>
                      <a:noFill/>
                    </a:ln>
                  </pic:spPr>
                </pic:pic>
              </a:graphicData>
            </a:graphic>
          </wp:inline>
        </w:drawing>
      </w:r>
    </w:p>
    <w:p w14:paraId="682C471C" w14:textId="5C97BD41" w:rsidR="004D387B" w:rsidRDefault="00653AEF" w:rsidP="00964D59">
      <w:pPr>
        <w:jc w:val="both"/>
      </w:pPr>
      <w:r>
        <w:lastRenderedPageBreak/>
        <w:t xml:space="preserve">Rather than deleting this peptide, you will want to correct the </w:t>
      </w:r>
      <w:r w:rsidR="0036774E">
        <w:t>one case</w:t>
      </w:r>
      <w:r>
        <w:t xml:space="preserve"> where Skyline has chosen the wrong peak.  You can see th</w:t>
      </w:r>
      <w:r w:rsidR="0036774E">
        <w:t>is</w:t>
      </w:r>
      <w:r>
        <w:t xml:space="preserve"> in the </w:t>
      </w:r>
      <w:r>
        <w:rPr>
          <w:b/>
        </w:rPr>
        <w:t>Retention Times</w:t>
      </w:r>
      <w:r w:rsidR="0036774E">
        <w:t xml:space="preserve"> plot</w:t>
      </w:r>
      <w:r>
        <w:t xml:space="preserve">, as </w:t>
      </w:r>
      <w:r w:rsidR="0036774E">
        <w:t>a narrower band</w:t>
      </w:r>
      <w:r>
        <w:t xml:space="preserve"> occurrin</w:t>
      </w:r>
      <w:r w:rsidR="004D387B">
        <w:t>g below 22.5 minutes.</w:t>
      </w:r>
    </w:p>
    <w:p w14:paraId="05B0DBE3" w14:textId="2A23EF82" w:rsidR="004D387B" w:rsidRDefault="00B95323" w:rsidP="005544F7">
      <w:r>
        <w:rPr>
          <w:noProof/>
        </w:rPr>
        <mc:AlternateContent>
          <mc:Choice Requires="wps">
            <w:drawing>
              <wp:anchor distT="0" distB="0" distL="114300" distR="114300" simplePos="0" relativeHeight="251659264" behindDoc="0" locked="0" layoutInCell="1" allowOverlap="1" wp14:anchorId="49DD3FDA" wp14:editId="68A3122E">
                <wp:simplePos x="0" y="0"/>
                <wp:positionH relativeFrom="column">
                  <wp:posOffset>4725413</wp:posOffset>
                </wp:positionH>
                <wp:positionV relativeFrom="paragraph">
                  <wp:posOffset>2085867</wp:posOffset>
                </wp:positionV>
                <wp:extent cx="461010" cy="389255"/>
                <wp:effectExtent l="76200" t="85090" r="24765" b="20955"/>
                <wp:wrapNone/>
                <wp:docPr id="10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61010" cy="389255"/>
                        </a:xfrm>
                        <a:prstGeom prst="straightConnector1">
                          <a:avLst/>
                        </a:prstGeom>
                        <a:noFill/>
                        <a:ln w="38100">
                          <a:solidFill>
                            <a:srgbClr val="C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5A6BC8A" id="_x0000_t32" coordsize="21600,21600" o:spt="32" o:oned="t" path="m,l21600,21600e" filled="f">
                <v:path arrowok="t" fillok="f" o:connecttype="none"/>
                <o:lock v:ext="edit" shapetype="t"/>
              </v:shapetype>
              <v:shape id="AutoShape 4" o:spid="_x0000_s1026" type="#_x0000_t32" style="position:absolute;margin-left:372.1pt;margin-top:164.25pt;width:36.3pt;height:30.6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" strokecolor="#c00000" strokeweight="3pt">
                <v:stroke endarrow="block"/>
              </v:shape>
            </w:pict>
          </mc:Fallback>
        </mc:AlternateContent>
      </w:r>
      <w:r w:rsidR="0036774E" w:rsidRPr="0036774E">
        <w:rPr>
          <w:noProof/>
        </w:rPr>
        <w:drawing>
          <wp:inline distT="0" distB="0" distL="0" distR="0" wp14:anchorId="16CD887A" wp14:editId="3FA81196">
            <wp:extent cx="5943600" cy="3170555"/>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3170555"/>
                    </a:xfrm>
                    <a:prstGeom prst="rect">
                      <a:avLst/>
                    </a:prstGeom>
                    <a:noFill/>
                    <a:ln>
                      <a:noFill/>
                    </a:ln>
                  </pic:spPr>
                </pic:pic>
              </a:graphicData>
            </a:graphic>
          </wp:inline>
        </w:drawing>
      </w:r>
    </w:p>
    <w:p w14:paraId="6CF0375A" w14:textId="37FBB3B4" w:rsidR="00653AEF" w:rsidRDefault="004D387B" w:rsidP="005544F7">
      <w:r>
        <w:t>A</w:t>
      </w:r>
      <w:r w:rsidR="00653AEF">
        <w:t xml:space="preserve">nd also in the </w:t>
      </w:r>
      <w:r w:rsidR="00653AEF">
        <w:rPr>
          <w:b/>
        </w:rPr>
        <w:t>Peak Areas</w:t>
      </w:r>
      <w:r w:rsidR="0036774E">
        <w:t xml:space="preserve"> plot</w:t>
      </w:r>
      <w:r w:rsidR="00653AEF">
        <w:t xml:space="preserve">, as the </w:t>
      </w:r>
      <w:r w:rsidR="0036774E">
        <w:t>run</w:t>
      </w:r>
      <w:r w:rsidR="00653AEF">
        <w:t xml:space="preserve"> with </w:t>
      </w:r>
      <w:r w:rsidR="0036774E">
        <w:t>no visible</w:t>
      </w:r>
      <w:r w:rsidR="00653AEF">
        <w:t xml:space="preserve"> </w:t>
      </w:r>
      <w:r w:rsidR="00940456">
        <w:t xml:space="preserve">integrated </w:t>
      </w:r>
      <w:r w:rsidR="00653AEF">
        <w:t>signal.</w:t>
      </w:r>
    </w:p>
    <w:p w14:paraId="5688781F" w14:textId="7930456E" w:rsidR="004D387B" w:rsidRDefault="004D387B" w:rsidP="005544F7"/>
    <w:p w14:paraId="0E260A4D" w14:textId="4BE47D94" w:rsidR="0036774E" w:rsidRDefault="0036774E" w:rsidP="005544F7">
      <w:r>
        <w:rPr>
          <w:noProof/>
        </w:rPr>
        <mc:AlternateContent>
          <mc:Choice Requires="wps">
            <w:drawing>
              <wp:anchor distT="0" distB="0" distL="114300" distR="114300" simplePos="0" relativeHeight="251661312" behindDoc="0" locked="0" layoutInCell="1" allowOverlap="1" wp14:anchorId="1028B9F0" wp14:editId="2C1DAB91">
                <wp:simplePos x="0" y="0"/>
                <wp:positionH relativeFrom="column">
                  <wp:posOffset>4629150</wp:posOffset>
                </wp:positionH>
                <wp:positionV relativeFrom="paragraph">
                  <wp:posOffset>900227</wp:posOffset>
                </wp:positionV>
                <wp:extent cx="0" cy="661670"/>
                <wp:effectExtent l="95250" t="0" r="76200" b="43180"/>
                <wp:wrapNone/>
                <wp:docPr id="99"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61670"/>
                        </a:xfrm>
                        <a:prstGeom prst="straightConnector1">
                          <a:avLst/>
                        </a:prstGeom>
                        <a:noFill/>
                        <a:ln w="38100">
                          <a:solidFill>
                            <a:srgbClr val="C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B92019" id="AutoShape 6" o:spid="_x0000_s1026" type="#_x0000_t32" style="position:absolute;margin-left:364.5pt;margin-top:70.9pt;width:0;height:5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" strokecolor="#c00000" strokeweight="3pt">
                <v:stroke endarrow="block"/>
              </v:shape>
            </w:pict>
          </mc:Fallback>
        </mc:AlternateContent>
      </w:r>
      <w:r w:rsidRPr="0036774E">
        <w:rPr>
          <w:noProof/>
        </w:rPr>
        <w:drawing>
          <wp:inline distT="0" distB="0" distL="0" distR="0" wp14:anchorId="516B69D0" wp14:editId="12204924">
            <wp:extent cx="5943600" cy="2676731"/>
            <wp:effectExtent l="0" t="0" r="0"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2676731"/>
                    </a:xfrm>
                    <a:prstGeom prst="rect">
                      <a:avLst/>
                    </a:prstGeom>
                    <a:noFill/>
                    <a:ln>
                      <a:noFill/>
                    </a:ln>
                  </pic:spPr>
                </pic:pic>
              </a:graphicData>
            </a:graphic>
          </wp:inline>
        </w:drawing>
      </w:r>
    </w:p>
    <w:p w14:paraId="4C7523FD" w14:textId="51E483A2" w:rsidR="004D387B" w:rsidRDefault="0036774E" w:rsidP="00964D59">
      <w:pPr>
        <w:jc w:val="both"/>
      </w:pPr>
      <w:r>
        <w:t>You can click on the bar</w:t>
      </w:r>
      <w:r w:rsidR="004D387B">
        <w:t xml:space="preserve"> in the </w:t>
      </w:r>
      <w:r w:rsidR="004D387B">
        <w:rPr>
          <w:b/>
        </w:rPr>
        <w:t>Retention Times</w:t>
      </w:r>
      <w:r w:rsidR="004D387B">
        <w:t xml:space="preserve"> view to </w:t>
      </w:r>
      <w:r>
        <w:t>activate the chromatogram graph</w:t>
      </w:r>
      <w:r w:rsidR="004D387B">
        <w:t xml:space="preserve"> for th</w:t>
      </w:r>
      <w:r>
        <w:t>is run</w:t>
      </w:r>
      <w:r w:rsidR="00940456">
        <w:t>.</w:t>
      </w:r>
      <w:r w:rsidR="004D387B">
        <w:t xml:space="preserve"> </w:t>
      </w:r>
      <w:r w:rsidR="00940456">
        <w:t>Y</w:t>
      </w:r>
      <w:r w:rsidR="004D387B">
        <w:t xml:space="preserve">ou will see that </w:t>
      </w:r>
      <w:r>
        <w:t>the run</w:t>
      </w:r>
      <w:r w:rsidR="004D387B">
        <w:t xml:space="preserve"> retains some very low signal on the y7 </w:t>
      </w:r>
      <w:r w:rsidR="00A23950">
        <w:t>transition</w:t>
      </w:r>
      <w:r w:rsidR="00940456">
        <w:t>.</w:t>
      </w:r>
      <w:r w:rsidR="00A23950">
        <w:t xml:space="preserve"> </w:t>
      </w:r>
      <w:r w:rsidR="00940456">
        <w:t>Y</w:t>
      </w:r>
      <w:r w:rsidR="00A23950">
        <w:t xml:space="preserve">ou would never choose </w:t>
      </w:r>
      <w:r w:rsidR="00940456">
        <w:t xml:space="preserve">this </w:t>
      </w:r>
      <w:r w:rsidR="00940456">
        <w:lastRenderedPageBreak/>
        <w:t xml:space="preserve">transition alone to </w:t>
      </w:r>
      <w:r w:rsidR="00A23950">
        <w:t>represent a peptide without the knowledge you have gained from the surrounding runs.</w:t>
      </w:r>
    </w:p>
    <w:p w14:paraId="44F27BE0" w14:textId="3FFE561E" w:rsidR="00A23950" w:rsidRDefault="00D27A8D" w:rsidP="005544F7">
      <w:r w:rsidRPr="00D27A8D">
        <w:rPr>
          <w:noProof/>
        </w:rPr>
        <w:drawing>
          <wp:inline distT="0" distB="0" distL="0" distR="0" wp14:anchorId="251EA9ED" wp14:editId="539CC354">
            <wp:extent cx="4819650" cy="332422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19650" cy="3324225"/>
                    </a:xfrm>
                    <a:prstGeom prst="rect">
                      <a:avLst/>
                    </a:prstGeom>
                    <a:noFill/>
                    <a:ln>
                      <a:noFill/>
                    </a:ln>
                  </pic:spPr>
                </pic:pic>
              </a:graphicData>
            </a:graphic>
          </wp:inline>
        </w:drawing>
      </w:r>
    </w:p>
    <w:p w14:paraId="2587077C" w14:textId="5B9E7052" w:rsidR="00A23950" w:rsidRDefault="00A23950" w:rsidP="005544F7">
      <w:r>
        <w:t xml:space="preserve">To </w:t>
      </w:r>
      <w:r w:rsidR="00D27A8D">
        <w:t>correct the integration of this</w:t>
      </w:r>
      <w:r>
        <w:t xml:space="preserve"> run, do the following:</w:t>
      </w:r>
    </w:p>
    <w:p w14:paraId="7C885463" w14:textId="6B0AF96F" w:rsidR="00A23950" w:rsidRDefault="00A23950" w:rsidP="00A23950">
      <w:pPr>
        <w:pStyle w:val="ListParagraph"/>
        <w:numPr>
          <w:ilvl w:val="0"/>
          <w:numId w:val="23"/>
        </w:numPr>
      </w:pPr>
      <w:r>
        <w:t>In the graph for D_154_REP3, click</w:t>
      </w:r>
      <w:r w:rsidR="00D27A8D">
        <w:t xml:space="preserve"> the </w:t>
      </w:r>
      <w:r w:rsidR="00824474">
        <w:t>peak annotation “23.4 (</w:t>
      </w:r>
      <w:proofErr w:type="spellStart"/>
      <w:r w:rsidR="00824474">
        <w:t>dotp</w:t>
      </w:r>
      <w:proofErr w:type="spellEnd"/>
      <w:r w:rsidR="00824474">
        <w:t xml:space="preserve"> 0.82)”</w:t>
      </w:r>
      <w:r>
        <w:t>.</w:t>
      </w:r>
    </w:p>
    <w:p w14:paraId="151A63FC" w14:textId="77777777" w:rsidR="00410D78" w:rsidRPr="00410D78" w:rsidRDefault="00410D78" w:rsidP="00964D59">
      <w:pPr>
        <w:jc w:val="both"/>
      </w:pPr>
      <w:r>
        <w:t xml:space="preserve">Before continuing your review of peak integration, do the following to return the </w:t>
      </w:r>
      <w:r>
        <w:rPr>
          <w:b/>
        </w:rPr>
        <w:t>Peak Areas</w:t>
      </w:r>
      <w:r>
        <w:t xml:space="preserve"> graph to showing the relative ion abundances:</w:t>
      </w:r>
    </w:p>
    <w:p w14:paraId="307A8481" w14:textId="77777777" w:rsidR="00A23950" w:rsidRDefault="00410D78" w:rsidP="00A23950">
      <w:pPr>
        <w:pStyle w:val="ListParagraph"/>
        <w:numPr>
          <w:ilvl w:val="0"/>
          <w:numId w:val="23"/>
        </w:numPr>
      </w:pPr>
      <w:r>
        <w:t>R</w:t>
      </w:r>
      <w:r w:rsidR="00A23950">
        <w:t xml:space="preserve">ight-click the </w:t>
      </w:r>
      <w:r w:rsidR="00A23950">
        <w:rPr>
          <w:b/>
        </w:rPr>
        <w:t>Peak Areas</w:t>
      </w:r>
      <w:r w:rsidR="00A23950">
        <w:t xml:space="preserve"> view, choose</w:t>
      </w:r>
      <w:r>
        <w:t xml:space="preserve"> </w:t>
      </w:r>
      <w:r>
        <w:rPr>
          <w:b/>
        </w:rPr>
        <w:t>Normalize To</w:t>
      </w:r>
      <w:r>
        <w:t xml:space="preserve"> and click </w:t>
      </w:r>
      <w:r>
        <w:rPr>
          <w:b/>
        </w:rPr>
        <w:t>Total</w:t>
      </w:r>
      <w:r>
        <w:t>.</w:t>
      </w:r>
    </w:p>
    <w:p w14:paraId="673A070D" w14:textId="317AFB27" w:rsidR="00410D78" w:rsidRDefault="00196E4A" w:rsidP="00410D78">
      <w:r>
        <w:t>You will see the corrected peak</w:t>
      </w:r>
      <w:r w:rsidR="00410D78">
        <w:t xml:space="preserve"> now appear</w:t>
      </w:r>
      <w:r>
        <w:t>s</w:t>
      </w:r>
      <w:r w:rsidR="00410D78">
        <w:t xml:space="preserve"> much more consistent with the other runs in the summary plots.</w:t>
      </w:r>
    </w:p>
    <w:p w14:paraId="382D74C9" w14:textId="5A462F1A" w:rsidR="00410D78" w:rsidRDefault="00410D78" w:rsidP="00964D59">
      <w:pPr>
        <w:jc w:val="both"/>
      </w:pPr>
      <w:r>
        <w:t xml:space="preserve">Continue to the peptides above.  At the peptide </w:t>
      </w:r>
      <w:bookmarkStart w:id="47" w:name="OLE_LINK37"/>
      <w:bookmarkStart w:id="48" w:name="OLE_LINK38"/>
      <w:r>
        <w:t>GMYESLPVVAVK</w:t>
      </w:r>
      <w:bookmarkEnd w:id="47"/>
      <w:bookmarkEnd w:id="48"/>
      <w:r>
        <w:t xml:space="preserve">, you will see such poor consistency in the summary plots that you should </w:t>
      </w:r>
      <w:r w:rsidR="00276A23">
        <w:t xml:space="preserve">likely just </w:t>
      </w:r>
      <w:r>
        <w:t xml:space="preserve">delete this peptide and not bother adjusting </w:t>
      </w:r>
      <w:r w:rsidR="00276A23">
        <w:t xml:space="preserve">the </w:t>
      </w:r>
      <w:r>
        <w:t xml:space="preserve">integration.  The peptide </w:t>
      </w:r>
      <w:bookmarkStart w:id="49" w:name="OLE_LINK39"/>
      <w:bookmarkStart w:id="50" w:name="OLE_LINK40"/>
      <w:r>
        <w:t>ETGLMAFTNLK</w:t>
      </w:r>
      <w:bookmarkEnd w:id="49"/>
      <w:bookmarkEnd w:id="50"/>
      <w:r>
        <w:t xml:space="preserve"> </w:t>
      </w:r>
      <w:r w:rsidR="00363908">
        <w:t xml:space="preserve">requires adjustment </w:t>
      </w:r>
      <w:r w:rsidR="00276A23">
        <w:t xml:space="preserve">only </w:t>
      </w:r>
      <w:r w:rsidR="00363908">
        <w:t xml:space="preserve">in </w:t>
      </w:r>
      <w:r w:rsidR="00613EF3">
        <w:t>one run</w:t>
      </w:r>
      <w:r w:rsidR="00455273">
        <w:t>. The run</w:t>
      </w:r>
      <w:r w:rsidR="00363908">
        <w:t xml:space="preserve"> should be very obvious in the </w:t>
      </w:r>
      <w:r w:rsidR="00363908">
        <w:rPr>
          <w:b/>
        </w:rPr>
        <w:t>Peak Areas</w:t>
      </w:r>
      <w:r w:rsidR="00363908">
        <w:t xml:space="preserve"> graph.  By this point in the tutorial, you should be well equipped to understand what went wrong, and how to fix the problem.</w:t>
      </w:r>
    </w:p>
    <w:p w14:paraId="42E60E8C" w14:textId="01CA5C63" w:rsidR="002474FD" w:rsidRDefault="002474FD" w:rsidP="00964D59">
      <w:pPr>
        <w:jc w:val="both"/>
      </w:pPr>
      <w:r>
        <w:t xml:space="preserve">After making this correction, if you are </w:t>
      </w:r>
      <w:r w:rsidR="00276A23">
        <w:t xml:space="preserve">still </w:t>
      </w:r>
      <w:r>
        <w:t xml:space="preserve">not fully convinced </w:t>
      </w:r>
      <w:r w:rsidR="00276A23">
        <w:t xml:space="preserve">that the same peak for the same peptide is being integrated in all cases </w:t>
      </w:r>
      <w:r>
        <w:t xml:space="preserve">for </w:t>
      </w:r>
      <w:r w:rsidR="00276A23">
        <w:t>the ETGLMAFTNLK peptide</w:t>
      </w:r>
      <w:r>
        <w:t>, you can quickly review all chromatogram graphs</w:t>
      </w:r>
      <w:r w:rsidR="000F4E0C">
        <w:t>, by doing either of the following:</w:t>
      </w:r>
    </w:p>
    <w:p w14:paraId="0EC8EE4C" w14:textId="77777777" w:rsidR="000F4E0C" w:rsidRDefault="000F4E0C" w:rsidP="000F4E0C">
      <w:pPr>
        <w:pStyle w:val="ListParagraph"/>
        <w:numPr>
          <w:ilvl w:val="0"/>
          <w:numId w:val="23"/>
        </w:numPr>
      </w:pPr>
      <w:r>
        <w:t xml:space="preserve">Click on the </w:t>
      </w:r>
      <w:r>
        <w:rPr>
          <w:b/>
        </w:rPr>
        <w:t>Replicates</w:t>
      </w:r>
      <w:r>
        <w:t xml:space="preserve"> dropdown list at the top of the </w:t>
      </w:r>
      <w:r>
        <w:rPr>
          <w:b/>
        </w:rPr>
        <w:t>Targets</w:t>
      </w:r>
      <w:r>
        <w:t xml:space="preserve"> view.</w:t>
      </w:r>
    </w:p>
    <w:p w14:paraId="4D6AA07E" w14:textId="77777777" w:rsidR="000F4E0C" w:rsidRDefault="000F4E0C" w:rsidP="000F4E0C">
      <w:pPr>
        <w:pStyle w:val="ListParagraph"/>
        <w:numPr>
          <w:ilvl w:val="0"/>
          <w:numId w:val="23"/>
        </w:numPr>
      </w:pPr>
      <w:r>
        <w:lastRenderedPageBreak/>
        <w:t xml:space="preserve">Use the up and down arrow keys to traverse the </w:t>
      </w:r>
      <w:r w:rsidR="00202AAD">
        <w:t>runs, activating chromatogram graphs.</w:t>
      </w:r>
    </w:p>
    <w:p w14:paraId="0E9BD52C" w14:textId="77777777" w:rsidR="00202AAD" w:rsidRDefault="00202AAD" w:rsidP="00202AAD">
      <w:r>
        <w:t>Or</w:t>
      </w:r>
    </w:p>
    <w:p w14:paraId="0B4DB2D5" w14:textId="77777777" w:rsidR="00202AAD" w:rsidRDefault="00202AAD" w:rsidP="00202AAD">
      <w:pPr>
        <w:pStyle w:val="ListParagraph"/>
        <w:numPr>
          <w:ilvl w:val="0"/>
          <w:numId w:val="24"/>
        </w:numPr>
      </w:pPr>
      <w:r>
        <w:t>Press Ctrl-Up-Arrow or Ctrl-Down-Arrow to traverse the runs.</w:t>
      </w:r>
    </w:p>
    <w:p w14:paraId="3ED2518C" w14:textId="3D224B73" w:rsidR="00202AAD" w:rsidRDefault="00D0019B" w:rsidP="00964D59">
      <w:pPr>
        <w:jc w:val="both"/>
      </w:pPr>
      <w:r>
        <w:t>You will see in many of the graphs that there is a peptide interfering on the y3 and y4 transitions about 1.5</w:t>
      </w:r>
      <w:r w:rsidR="008A2092">
        <w:t xml:space="preserve"> minutes before the chosen peak</w:t>
      </w:r>
      <w:r w:rsidR="00276A23">
        <w:t>. This gives</w:t>
      </w:r>
      <w:r w:rsidR="008A2092">
        <w:t xml:space="preserve"> you added confidence in the consistency of the integrated peak.</w:t>
      </w:r>
    </w:p>
    <w:p w14:paraId="258F3C3B" w14:textId="2F7F5875" w:rsidR="00D0019B" w:rsidRDefault="00F444F2" w:rsidP="00202AAD">
      <w:r w:rsidRPr="00F444F2">
        <w:rPr>
          <w:noProof/>
        </w:rPr>
        <w:drawing>
          <wp:inline distT="0" distB="0" distL="0" distR="0" wp14:anchorId="19D507D6" wp14:editId="08AE79ED">
            <wp:extent cx="4819650" cy="3324225"/>
            <wp:effectExtent l="0" t="0" r="0"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19650" cy="3324225"/>
                    </a:xfrm>
                    <a:prstGeom prst="rect">
                      <a:avLst/>
                    </a:prstGeom>
                    <a:noFill/>
                    <a:ln>
                      <a:noFill/>
                    </a:ln>
                  </pic:spPr>
                </pic:pic>
              </a:graphicData>
            </a:graphic>
          </wp:inline>
        </w:drawing>
      </w:r>
    </w:p>
    <w:p w14:paraId="03066B25" w14:textId="59C16F5D" w:rsidR="00AE6A8F" w:rsidRDefault="00AE6A8F" w:rsidP="00964D59">
      <w:pPr>
        <w:jc w:val="both"/>
      </w:pPr>
      <w:r>
        <w:t xml:space="preserve">Continuing up the </w:t>
      </w:r>
      <w:r>
        <w:rPr>
          <w:b/>
        </w:rPr>
        <w:t>Targets</w:t>
      </w:r>
      <w:r>
        <w:t xml:space="preserve"> list, you will find several peptides </w:t>
      </w:r>
      <w:r w:rsidR="00C87635">
        <w:t>(</w:t>
      </w:r>
      <w:bookmarkStart w:id="51" w:name="OLE_LINK41"/>
      <w:bookmarkStart w:id="52" w:name="OLE_LINK42"/>
      <w:r w:rsidR="00C87635">
        <w:t>YANVIAYDHSR</w:t>
      </w:r>
      <w:bookmarkEnd w:id="51"/>
      <w:bookmarkEnd w:id="52"/>
      <w:r w:rsidR="00C87635">
        <w:t xml:space="preserve"> and </w:t>
      </w:r>
      <w:bookmarkStart w:id="53" w:name="OLE_LINK43"/>
      <w:bookmarkStart w:id="54" w:name="OLE_LINK44"/>
      <w:r w:rsidR="00C87635">
        <w:t>TDEDVPSGPPR</w:t>
      </w:r>
      <w:bookmarkEnd w:id="53"/>
      <w:bookmarkEnd w:id="54"/>
      <w:r w:rsidR="00C87635">
        <w:t xml:space="preserve">) </w:t>
      </w:r>
      <w:r>
        <w:t>where the difference between the relative ion abundances of the measured peak and the matching library spectrum is pronounced.</w:t>
      </w:r>
      <w:r w:rsidR="00C87635">
        <w:t xml:space="preserve">  You can see the</w:t>
      </w:r>
      <w:r w:rsidR="00276A23">
        <w:t>se</w:t>
      </w:r>
      <w:r w:rsidR="00C87635">
        <w:t xml:space="preserve"> difference</w:t>
      </w:r>
      <w:r w:rsidR="00276A23">
        <w:t>s</w:t>
      </w:r>
      <w:r w:rsidR="00C87635">
        <w:t xml:space="preserve"> in the </w:t>
      </w:r>
      <w:r w:rsidR="00C87635">
        <w:rPr>
          <w:b/>
        </w:rPr>
        <w:t>Peak Areas</w:t>
      </w:r>
      <w:r w:rsidR="00C87635">
        <w:t xml:space="preserve"> graph:</w:t>
      </w:r>
    </w:p>
    <w:p w14:paraId="28491766" w14:textId="77777777" w:rsidR="00C87635" w:rsidRDefault="00C87635" w:rsidP="00202AAD">
      <w:r w:rsidRPr="00C87635">
        <w:rPr>
          <w:noProof/>
        </w:rPr>
        <w:lastRenderedPageBreak/>
        <w:drawing>
          <wp:inline distT="0" distB="0" distL="0" distR="0" wp14:anchorId="20DDDB1A" wp14:editId="7A2B472A">
            <wp:extent cx="5943600" cy="305055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3050558"/>
                    </a:xfrm>
                    <a:prstGeom prst="rect">
                      <a:avLst/>
                    </a:prstGeom>
                    <a:noFill/>
                    <a:ln>
                      <a:noFill/>
                    </a:ln>
                  </pic:spPr>
                </pic:pic>
              </a:graphicData>
            </a:graphic>
          </wp:inline>
        </w:drawing>
      </w:r>
    </w:p>
    <w:p w14:paraId="17137D4D" w14:textId="1DB698B7" w:rsidR="00C87635" w:rsidRDefault="00276A23" w:rsidP="00964D59">
      <w:pPr>
        <w:jc w:val="both"/>
      </w:pPr>
      <w:r>
        <w:t>You can also observe this</w:t>
      </w:r>
      <w:r w:rsidR="00C87635">
        <w:t xml:space="preserve"> in the chromatogram graphs where Skyline displays the low dot product values </w:t>
      </w:r>
      <w:r w:rsidR="00964E97">
        <w:t>“(</w:t>
      </w:r>
      <w:proofErr w:type="spellStart"/>
      <w:r w:rsidR="00964E97">
        <w:t>dotp</w:t>
      </w:r>
      <w:proofErr w:type="spellEnd"/>
      <w:r w:rsidR="00964E97">
        <w:t xml:space="preserve"> 0.28)” </w:t>
      </w:r>
      <w:r w:rsidR="00C87635">
        <w:t>beneath the peak retention times</w:t>
      </w:r>
      <w:r>
        <w:t>.</w:t>
      </w:r>
    </w:p>
    <w:p w14:paraId="61BAA3E6" w14:textId="059B8E77" w:rsidR="00C87635" w:rsidRDefault="00F444F2" w:rsidP="00202AAD">
      <w:r w:rsidRPr="00F444F2">
        <w:rPr>
          <w:noProof/>
        </w:rPr>
        <w:drawing>
          <wp:inline distT="0" distB="0" distL="0" distR="0" wp14:anchorId="43A666C8" wp14:editId="4BF4B39E">
            <wp:extent cx="4819650" cy="3324225"/>
            <wp:effectExtent l="0" t="0" r="0" b="952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819650" cy="3324225"/>
                    </a:xfrm>
                    <a:prstGeom prst="rect">
                      <a:avLst/>
                    </a:prstGeom>
                    <a:noFill/>
                    <a:ln>
                      <a:noFill/>
                    </a:ln>
                  </pic:spPr>
                </pic:pic>
              </a:graphicData>
            </a:graphic>
          </wp:inline>
        </w:drawing>
      </w:r>
    </w:p>
    <w:p w14:paraId="502E9FD8" w14:textId="6B4D2927" w:rsidR="00C87635" w:rsidRDefault="00C87635" w:rsidP="00964D59">
      <w:pPr>
        <w:jc w:val="both"/>
      </w:pPr>
      <w:r>
        <w:t>Skyline displays the “</w:t>
      </w:r>
      <w:proofErr w:type="spellStart"/>
      <w:r>
        <w:t>dotp</w:t>
      </w:r>
      <w:proofErr w:type="spellEnd"/>
      <w:r>
        <w:t xml:space="preserve">” value like this when there is another peak on the graph with a higher </w:t>
      </w:r>
      <w:proofErr w:type="spellStart"/>
      <w:r w:rsidR="00BB6C03">
        <w:t>dotp</w:t>
      </w:r>
      <w:proofErr w:type="spellEnd"/>
      <w:r w:rsidR="00BB6C03">
        <w:t xml:space="preserve"> </w:t>
      </w:r>
      <w:r>
        <w:t xml:space="preserve">value.  In the case above, you cannot see the peak with the better </w:t>
      </w:r>
      <w:proofErr w:type="spellStart"/>
      <w:r>
        <w:t>dotp</w:t>
      </w:r>
      <w:proofErr w:type="spellEnd"/>
      <w:r>
        <w:t xml:space="preserve"> value because it is </w:t>
      </w:r>
      <w:r w:rsidR="00964E97">
        <w:t>down near</w:t>
      </w:r>
      <w:r>
        <w:t xml:space="preserve"> the noise level for the chosen peak.  To see it, you can do the following:</w:t>
      </w:r>
    </w:p>
    <w:p w14:paraId="27B713E3" w14:textId="77777777" w:rsidR="00C87635" w:rsidRDefault="00C87635" w:rsidP="00C87635">
      <w:pPr>
        <w:pStyle w:val="ListParagraph"/>
        <w:numPr>
          <w:ilvl w:val="0"/>
          <w:numId w:val="24"/>
        </w:numPr>
      </w:pPr>
      <w:r>
        <w:t>Click the chromatogram graph of interest to activate it.</w:t>
      </w:r>
    </w:p>
    <w:p w14:paraId="3582ACF4" w14:textId="77777777" w:rsidR="00C87635" w:rsidRDefault="00C87635" w:rsidP="00C87635">
      <w:pPr>
        <w:pStyle w:val="ListParagraph"/>
        <w:numPr>
          <w:ilvl w:val="0"/>
          <w:numId w:val="24"/>
        </w:numPr>
      </w:pPr>
      <w:r>
        <w:lastRenderedPageBreak/>
        <w:t>Place the mouse cursor to the left of the y-axis.</w:t>
      </w:r>
    </w:p>
    <w:p w14:paraId="7131DD09" w14:textId="77777777" w:rsidR="00C87635" w:rsidRDefault="00C87635" w:rsidP="00C87635">
      <w:pPr>
        <w:pStyle w:val="ListParagraph"/>
        <w:numPr>
          <w:ilvl w:val="0"/>
          <w:numId w:val="24"/>
        </w:numPr>
      </w:pPr>
      <w:r>
        <w:t>Use a mouse scroll wheel or a scrolling gesture on a track pad to scroll upward.</w:t>
      </w:r>
    </w:p>
    <w:p w14:paraId="20F99EA7" w14:textId="77777777" w:rsidR="00C87635" w:rsidRDefault="00C87635" w:rsidP="00C87635">
      <w:r>
        <w:t xml:space="preserve">This will zoom the graph y-scale until you can see the smaller peak with a better </w:t>
      </w:r>
      <w:proofErr w:type="spellStart"/>
      <w:r>
        <w:t>dotp</w:t>
      </w:r>
      <w:proofErr w:type="spellEnd"/>
      <w:r>
        <w:t xml:space="preserve"> value.</w:t>
      </w:r>
    </w:p>
    <w:p w14:paraId="2348343A" w14:textId="57324ADE" w:rsidR="00B462B3" w:rsidRDefault="00C87635" w:rsidP="00964D59">
      <w:pPr>
        <w:jc w:val="both"/>
      </w:pPr>
      <w:r>
        <w:t>If you had high confidence that the library spectrum was collected on a mass spectrometer</w:t>
      </w:r>
      <w:r w:rsidR="00470FAE">
        <w:t xml:space="preserve"> similar to the one used in this experiment, this would certainly cause you to suspect that the integrated peak is not actually measuring the peptide in question.  In this case, however, you don’t really know the source of this spectrum and there is likely no other option for measuring this peptide </w:t>
      </w:r>
      <w:r w:rsidR="00BB6C03">
        <w:t xml:space="preserve">with </w:t>
      </w:r>
      <w:r w:rsidR="00470FAE">
        <w:t>this sample prep.</w:t>
      </w:r>
    </w:p>
    <w:p w14:paraId="24085A75" w14:textId="07671AC1" w:rsidR="00C87635" w:rsidRPr="00B462B3" w:rsidRDefault="00BC4F69" w:rsidP="00964D59">
      <w:pPr>
        <w:jc w:val="both"/>
      </w:pPr>
      <w:r>
        <w:t xml:space="preserve">From the run-to-run consistency in the </w:t>
      </w:r>
      <w:r>
        <w:rPr>
          <w:b/>
        </w:rPr>
        <w:t>Peak Areas</w:t>
      </w:r>
      <w:r>
        <w:t xml:space="preserve"> and </w:t>
      </w:r>
      <w:r>
        <w:rPr>
          <w:b/>
        </w:rPr>
        <w:t>Retention Times</w:t>
      </w:r>
      <w:r>
        <w:t xml:space="preserve"> graphs, you </w:t>
      </w:r>
      <w:r w:rsidR="00BB6C03">
        <w:t>should</w:t>
      </w:r>
      <w:r>
        <w:t xml:space="preserve"> be confident the same peptide is being measured in all runs </w:t>
      </w:r>
      <w:r w:rsidR="00BB6C03">
        <w:t xml:space="preserve">via the </w:t>
      </w:r>
      <w:r>
        <w:t>6 co</w:t>
      </w:r>
      <w:r w:rsidR="00BB6C03">
        <w:t>-</w:t>
      </w:r>
      <w:r>
        <w:t>eluting transitions.</w:t>
      </w:r>
      <w:r w:rsidR="00B462B3">
        <w:t xml:space="preserve">  Despite the fact that the most abundant ion is </w:t>
      </w:r>
      <w:r w:rsidR="00BB6C03">
        <w:t xml:space="preserve">the </w:t>
      </w:r>
      <w:r w:rsidR="00B462B3">
        <w:t>y3 ion</w:t>
      </w:r>
      <w:r w:rsidR="00BB6C03" w:rsidRPr="00BB6C03">
        <w:t xml:space="preserve"> </w:t>
      </w:r>
      <w:r w:rsidR="00BB6C03">
        <w:t>with low selectivity</w:t>
      </w:r>
      <w:r w:rsidR="00B462B3">
        <w:t>, you can delete this transition to more closely examine the consistency and co</w:t>
      </w:r>
      <w:r w:rsidR="00BB6C03">
        <w:t>-</w:t>
      </w:r>
      <w:r w:rsidR="00B462B3">
        <w:t xml:space="preserve">elution </w:t>
      </w:r>
      <w:r w:rsidR="00BB6C03">
        <w:t xml:space="preserve">from </w:t>
      </w:r>
      <w:r w:rsidR="00B462B3">
        <w:t xml:space="preserve">the other ions </w:t>
      </w:r>
      <w:r w:rsidR="00BB6C03">
        <w:t>(</w:t>
      </w:r>
      <w:r w:rsidR="00B462B3">
        <w:t>where y9 is the second most abundant</w:t>
      </w:r>
      <w:r w:rsidR="00BB6C03">
        <w:t xml:space="preserve"> ion)</w:t>
      </w:r>
      <w:r w:rsidR="00B462B3">
        <w:t xml:space="preserve">.  When you have convinced yourself of the quality of this peak, you can use the </w:t>
      </w:r>
      <w:r w:rsidR="00B462B3">
        <w:rPr>
          <w:b/>
        </w:rPr>
        <w:t>Undo</w:t>
      </w:r>
      <w:r w:rsidR="00B462B3">
        <w:t xml:space="preserve"> button (Ctrl-Z) to return the </w:t>
      </w:r>
      <w:r w:rsidR="00BB6C03">
        <w:t xml:space="preserve">deleted </w:t>
      </w:r>
      <w:r w:rsidR="00B462B3">
        <w:t xml:space="preserve">y3 transition to the </w:t>
      </w:r>
      <w:r w:rsidR="00BB6C03">
        <w:t xml:space="preserve">Skyline </w:t>
      </w:r>
      <w:r w:rsidR="00B462B3">
        <w:t>document.</w:t>
      </w:r>
    </w:p>
    <w:p w14:paraId="6F82F59F" w14:textId="41AC7B9C" w:rsidR="004D387B" w:rsidRDefault="00A44F7C" w:rsidP="00964D59">
      <w:pPr>
        <w:jc w:val="both"/>
      </w:pPr>
      <w:r>
        <w:t>Among the 7 peptides above TDEDVPSGPPR, you should see only one incorrectly integrated peak for</w:t>
      </w:r>
      <w:r w:rsidR="00455273">
        <w:t xml:space="preserve"> the peptide</w:t>
      </w:r>
      <w:r>
        <w:t xml:space="preserve"> </w:t>
      </w:r>
      <w:bookmarkStart w:id="55" w:name="OLE_LINK45"/>
      <w:bookmarkStart w:id="56" w:name="OLE_LINK46"/>
      <w:r>
        <w:t>SPQGLGASTAEISAR</w:t>
      </w:r>
      <w:bookmarkEnd w:id="55"/>
      <w:bookmarkEnd w:id="56"/>
      <w:r w:rsidR="00BB6C03">
        <w:t>.</w:t>
      </w:r>
      <w:r>
        <w:t xml:space="preserve"> </w:t>
      </w:r>
      <w:r w:rsidR="00BB6C03">
        <w:t xml:space="preserve">This issue </w:t>
      </w:r>
      <w:r>
        <w:t xml:space="preserve">should now be </w:t>
      </w:r>
      <w:r w:rsidR="00BB6C03">
        <w:t xml:space="preserve">relatively </w:t>
      </w:r>
      <w:r>
        <w:t>easy for you to identify and correct.</w:t>
      </w:r>
    </w:p>
    <w:p w14:paraId="0E15BAAB" w14:textId="77294B0A" w:rsidR="006A2D64" w:rsidRDefault="00964E97" w:rsidP="00964D59">
      <w:pPr>
        <w:jc w:val="both"/>
        <w:rPr>
          <w:color w:val="000000"/>
        </w:rPr>
      </w:pPr>
      <w:r>
        <w:t>This will</w:t>
      </w:r>
      <w:r w:rsidR="00F50D05">
        <w:t xml:space="preserve"> bring you to </w:t>
      </w:r>
      <w:r w:rsidR="006537EF">
        <w:t xml:space="preserve">the peptide </w:t>
      </w:r>
      <w:bookmarkStart w:id="57" w:name="OLE_LINK47"/>
      <w:r w:rsidR="00F50D05">
        <w:rPr>
          <w:b/>
          <w:bCs/>
          <w:color w:val="000000"/>
          <w:u w:val="single"/>
        </w:rPr>
        <w:t>C</w:t>
      </w:r>
      <w:r w:rsidR="00F50D05">
        <w:rPr>
          <w:color w:val="000000"/>
        </w:rPr>
        <w:t>SSLLWAGAAWLR</w:t>
      </w:r>
      <w:bookmarkEnd w:id="57"/>
      <w:r w:rsidR="006537EF">
        <w:rPr>
          <w:color w:val="000000"/>
        </w:rPr>
        <w:t>.</w:t>
      </w:r>
      <w:r w:rsidR="00F50D05">
        <w:rPr>
          <w:color w:val="000000"/>
        </w:rPr>
        <w:t xml:space="preserve"> </w:t>
      </w:r>
      <w:r w:rsidR="006537EF" w:rsidRPr="006537EF">
        <w:rPr>
          <w:color w:val="000000"/>
        </w:rPr>
        <w:t xml:space="preserve"> </w:t>
      </w:r>
      <w:r w:rsidR="006537EF">
        <w:rPr>
          <w:color w:val="000000"/>
        </w:rPr>
        <w:t>Based on the variance you will observe in the summary plots (see below), y</w:t>
      </w:r>
      <w:r w:rsidR="00F50D05">
        <w:rPr>
          <w:color w:val="000000"/>
        </w:rPr>
        <w:t xml:space="preserve">ou may initially be tempted to delete </w:t>
      </w:r>
      <w:r w:rsidR="006537EF">
        <w:rPr>
          <w:color w:val="000000"/>
        </w:rPr>
        <w:t xml:space="preserve">this peptide </w:t>
      </w:r>
      <w:r w:rsidR="00F50D05">
        <w:rPr>
          <w:color w:val="000000"/>
        </w:rPr>
        <w:t>and move on:</w:t>
      </w:r>
    </w:p>
    <w:p w14:paraId="72A6E6CB" w14:textId="77777777" w:rsidR="00F50D05" w:rsidRDefault="00F50D05" w:rsidP="005544F7">
      <w:r w:rsidRPr="00F50D05">
        <w:rPr>
          <w:noProof/>
        </w:rPr>
        <w:drawing>
          <wp:inline distT="0" distB="0" distL="0" distR="0" wp14:anchorId="470AE7A2" wp14:editId="08651523">
            <wp:extent cx="5943600" cy="28599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2859964"/>
                    </a:xfrm>
                    <a:prstGeom prst="rect">
                      <a:avLst/>
                    </a:prstGeom>
                    <a:noFill/>
                    <a:ln>
                      <a:noFill/>
                    </a:ln>
                  </pic:spPr>
                </pic:pic>
              </a:graphicData>
            </a:graphic>
          </wp:inline>
        </w:drawing>
      </w:r>
    </w:p>
    <w:p w14:paraId="07F0EE30" w14:textId="28CB751A" w:rsidR="00F50D05" w:rsidRDefault="006537EF" w:rsidP="00964D59">
      <w:pPr>
        <w:jc w:val="both"/>
      </w:pPr>
      <w:r>
        <w:t>However</w:t>
      </w:r>
      <w:r w:rsidR="00F50D05">
        <w:t xml:space="preserve">, if you look closely you will see that there are regions of consistency among the healthy subjects.  To </w:t>
      </w:r>
      <w:r w:rsidR="006713A9">
        <w:t>see</w:t>
      </w:r>
      <w:r w:rsidR="00F50D05">
        <w:t xml:space="preserve"> this </w:t>
      </w:r>
      <w:r w:rsidR="006713A9">
        <w:t xml:space="preserve">expressed </w:t>
      </w:r>
      <w:r w:rsidR="00F50D05">
        <w:t>more clearly, do the following:</w:t>
      </w:r>
    </w:p>
    <w:p w14:paraId="40EE6567" w14:textId="77777777" w:rsidR="00F50D05" w:rsidRDefault="00F50D05" w:rsidP="00F50D05">
      <w:pPr>
        <w:pStyle w:val="ListParagraph"/>
        <w:numPr>
          <w:ilvl w:val="0"/>
          <w:numId w:val="25"/>
        </w:numPr>
      </w:pPr>
      <w:r>
        <w:t xml:space="preserve">Right-click the </w:t>
      </w:r>
      <w:r>
        <w:rPr>
          <w:b/>
        </w:rPr>
        <w:t>Peak Areas</w:t>
      </w:r>
      <w:r>
        <w:t xml:space="preserve"> graph, choose </w:t>
      </w:r>
      <w:r>
        <w:rPr>
          <w:b/>
        </w:rPr>
        <w:t>Order By</w:t>
      </w:r>
      <w:r>
        <w:t xml:space="preserve"> and click </w:t>
      </w:r>
      <w:r>
        <w:rPr>
          <w:b/>
        </w:rPr>
        <w:t>Document</w:t>
      </w:r>
      <w:r>
        <w:t>.</w:t>
      </w:r>
    </w:p>
    <w:p w14:paraId="14B50294" w14:textId="77777777" w:rsidR="00F50D05" w:rsidRDefault="00F50D05" w:rsidP="00F50D05">
      <w:r>
        <w:t>This will change the graphs to look like:</w:t>
      </w:r>
    </w:p>
    <w:p w14:paraId="7F30994A" w14:textId="77777777" w:rsidR="00F50D05" w:rsidRDefault="00F50D05" w:rsidP="00F50D05">
      <w:r w:rsidRPr="00F50D05">
        <w:rPr>
          <w:noProof/>
        </w:rPr>
        <w:lastRenderedPageBreak/>
        <w:drawing>
          <wp:inline distT="0" distB="0" distL="0" distR="0" wp14:anchorId="28E886AE" wp14:editId="7B838611">
            <wp:extent cx="5943600" cy="285996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2859964"/>
                    </a:xfrm>
                    <a:prstGeom prst="rect">
                      <a:avLst/>
                    </a:prstGeom>
                    <a:noFill/>
                    <a:ln>
                      <a:noFill/>
                    </a:ln>
                  </pic:spPr>
                </pic:pic>
              </a:graphicData>
            </a:graphic>
          </wp:inline>
        </w:drawing>
      </w:r>
    </w:p>
    <w:p w14:paraId="0675AE90" w14:textId="77777777" w:rsidR="00F50D05" w:rsidRDefault="00F50D05" w:rsidP="00F50D05">
      <w:r w:rsidRPr="00F50D05">
        <w:rPr>
          <w:noProof/>
        </w:rPr>
        <w:drawing>
          <wp:inline distT="0" distB="0" distL="0" distR="0" wp14:anchorId="7FBB379A" wp14:editId="4C5111D8">
            <wp:extent cx="5943600" cy="293808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2938088"/>
                    </a:xfrm>
                    <a:prstGeom prst="rect">
                      <a:avLst/>
                    </a:prstGeom>
                    <a:noFill/>
                    <a:ln>
                      <a:noFill/>
                    </a:ln>
                  </pic:spPr>
                </pic:pic>
              </a:graphicData>
            </a:graphic>
          </wp:inline>
        </w:drawing>
      </w:r>
    </w:p>
    <w:p w14:paraId="6BB67565" w14:textId="3E1D8A48" w:rsidR="00F50D05" w:rsidRDefault="00F50D05" w:rsidP="00964D59">
      <w:pPr>
        <w:jc w:val="both"/>
        <w:rPr>
          <w:color w:val="000000"/>
        </w:rPr>
      </w:pPr>
      <w:r>
        <w:t>Making it clearer that a consistent peak is being integrated for the healthy subjects but not for the diseased subjects.  If you review the peak for the healthy subjects, you can see that it is fairly low intensity and mostly relies on co</w:t>
      </w:r>
      <w:r w:rsidR="006537EF">
        <w:t>-</w:t>
      </w:r>
      <w:r>
        <w:t xml:space="preserve">elution of </w:t>
      </w:r>
      <w:r w:rsidR="006537EF">
        <w:t xml:space="preserve">the </w:t>
      </w:r>
      <w:r>
        <w:t>y4, y5 and y6</w:t>
      </w:r>
      <w:r w:rsidR="006537EF">
        <w:t xml:space="preserve"> ions</w:t>
      </w:r>
      <w:r>
        <w:t xml:space="preserve">.  </w:t>
      </w:r>
      <w:r w:rsidR="006537EF">
        <w:t>This co-elution</w:t>
      </w:r>
      <w:r>
        <w:t xml:space="preserve"> is probably caused by a peptide</w:t>
      </w:r>
      <w:r w:rsidR="006537EF">
        <w:t xml:space="preserve">.  However, it is difficult to determine if this peptide </w:t>
      </w:r>
      <w:r w:rsidR="00E758E1">
        <w:t xml:space="preserve">is actually </w:t>
      </w:r>
      <w:r w:rsidR="00E758E1">
        <w:rPr>
          <w:b/>
          <w:bCs/>
          <w:color w:val="000000"/>
          <w:u w:val="single"/>
        </w:rPr>
        <w:t>C</w:t>
      </w:r>
      <w:r w:rsidR="00E758E1">
        <w:rPr>
          <w:color w:val="000000"/>
        </w:rPr>
        <w:t>SSLLWAGAAWLR or not.</w:t>
      </w:r>
    </w:p>
    <w:p w14:paraId="51C28E8A" w14:textId="060E3BE9" w:rsidR="005C1BA6" w:rsidRDefault="0087040E" w:rsidP="00964D59">
      <w:pPr>
        <w:jc w:val="both"/>
        <w:rPr>
          <w:color w:val="000000"/>
        </w:rPr>
      </w:pPr>
      <w:r>
        <w:rPr>
          <w:color w:val="000000"/>
        </w:rPr>
        <w:t xml:space="preserve">Looking at the chromatograms for the diseased subjects, you will sometimes find something that may be a peak around 21 minutes </w:t>
      </w:r>
      <w:r w:rsidR="006537EF">
        <w:rPr>
          <w:color w:val="000000"/>
        </w:rPr>
        <w:t xml:space="preserve">for </w:t>
      </w:r>
      <w:r>
        <w:rPr>
          <w:color w:val="000000"/>
        </w:rPr>
        <w:t>the y6 transition</w:t>
      </w:r>
      <w:r w:rsidR="006537EF">
        <w:rPr>
          <w:color w:val="000000"/>
        </w:rPr>
        <w:t>. However, more often than not, it is difficult</w:t>
      </w:r>
      <w:r>
        <w:rPr>
          <w:color w:val="000000"/>
        </w:rPr>
        <w:t xml:space="preserve"> to </w:t>
      </w:r>
      <w:r w:rsidR="006537EF">
        <w:rPr>
          <w:color w:val="000000"/>
        </w:rPr>
        <w:t>obse</w:t>
      </w:r>
      <w:r w:rsidR="00964D59">
        <w:rPr>
          <w:color w:val="000000"/>
        </w:rPr>
        <w:t>r</w:t>
      </w:r>
      <w:r w:rsidR="006537EF">
        <w:rPr>
          <w:color w:val="000000"/>
        </w:rPr>
        <w:t>ve any consistent elution pattern</w:t>
      </w:r>
      <w:r>
        <w:rPr>
          <w:color w:val="000000"/>
        </w:rPr>
        <w:t>:</w:t>
      </w:r>
    </w:p>
    <w:p w14:paraId="6B1D094C" w14:textId="77777777" w:rsidR="005C1BA6" w:rsidRDefault="005C1BA6">
      <w:pPr>
        <w:rPr>
          <w:color w:val="000000"/>
        </w:rPr>
      </w:pPr>
      <w:r>
        <w:rPr>
          <w:color w:val="000000"/>
        </w:rPr>
        <w:br w:type="page"/>
      </w:r>
    </w:p>
    <w:p w14:paraId="456D1D6A" w14:textId="77777777" w:rsidR="0087040E" w:rsidRDefault="0087040E" w:rsidP="00964D59">
      <w:pPr>
        <w:jc w:val="both"/>
        <w:rPr>
          <w:color w:val="000000"/>
        </w:rPr>
      </w:pPr>
    </w:p>
    <w:p w14:paraId="2FE31EDF" w14:textId="416B4706" w:rsidR="00171BF0" w:rsidRDefault="00D83398" w:rsidP="00171BF0">
      <w:pPr>
        <w:tabs>
          <w:tab w:val="center" w:pos="2430"/>
          <w:tab w:val="center" w:pos="7110"/>
        </w:tabs>
        <w:rPr>
          <w:color w:val="000000"/>
        </w:rPr>
      </w:pPr>
      <w:r>
        <w:rPr>
          <w:color w:val="000000"/>
        </w:rPr>
        <w:tab/>
        <w:t>D_102_REP3</w:t>
      </w:r>
      <w:r>
        <w:rPr>
          <w:color w:val="000000"/>
        </w:rPr>
        <w:tab/>
        <w:t>D_108_REP1</w:t>
      </w:r>
    </w:p>
    <w:p w14:paraId="37242994" w14:textId="26161A38" w:rsidR="0087040E" w:rsidRDefault="00F444F2" w:rsidP="00F50D05">
      <w:r w:rsidRPr="00F444F2">
        <w:rPr>
          <w:noProof/>
        </w:rPr>
        <w:drawing>
          <wp:inline distT="0" distB="0" distL="0" distR="0" wp14:anchorId="01B430FD" wp14:editId="21C51F31">
            <wp:extent cx="2926080" cy="2701614"/>
            <wp:effectExtent l="0" t="0" r="7620" b="381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926080" cy="2701614"/>
                    </a:xfrm>
                    <a:prstGeom prst="rect">
                      <a:avLst/>
                    </a:prstGeom>
                    <a:noFill/>
                    <a:ln>
                      <a:noFill/>
                    </a:ln>
                  </pic:spPr>
                </pic:pic>
              </a:graphicData>
            </a:graphic>
          </wp:inline>
        </w:drawing>
      </w:r>
      <w:r w:rsidR="00D83398" w:rsidRPr="00D83398">
        <w:rPr>
          <w:noProof/>
        </w:rPr>
        <w:drawing>
          <wp:inline distT="0" distB="0" distL="0" distR="0" wp14:anchorId="5C7DF1C2" wp14:editId="408C7562">
            <wp:extent cx="2926080" cy="2701614"/>
            <wp:effectExtent l="0" t="0" r="7620" b="381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926080" cy="2701614"/>
                    </a:xfrm>
                    <a:prstGeom prst="rect">
                      <a:avLst/>
                    </a:prstGeom>
                    <a:noFill/>
                    <a:ln>
                      <a:noFill/>
                    </a:ln>
                  </pic:spPr>
                </pic:pic>
              </a:graphicData>
            </a:graphic>
          </wp:inline>
        </w:drawing>
      </w:r>
    </w:p>
    <w:p w14:paraId="015BE112" w14:textId="6DBE2A49" w:rsidR="00FE281D" w:rsidRDefault="00FE281D" w:rsidP="00964D59">
      <w:pPr>
        <w:jc w:val="both"/>
      </w:pPr>
      <w:r>
        <w:t>There is, however, clearly no visible peak in the chromatograms for the diseased subjects that could produce a peak area like th</w:t>
      </w:r>
      <w:r w:rsidR="00542EC4">
        <w:t>ose</w:t>
      </w:r>
      <w:r>
        <w:t xml:space="preserve"> peaks </w:t>
      </w:r>
      <w:r w:rsidR="00542EC4">
        <w:t>observed in</w:t>
      </w:r>
      <w:r>
        <w:t xml:space="preserve"> the healthy subjects.  With the experience you have </w:t>
      </w:r>
      <w:r w:rsidR="00542EC4">
        <w:t xml:space="preserve">now </w:t>
      </w:r>
      <w:r>
        <w:t>acquired with peak drift and truncation, you should feel confident that the peak is not simply drifting outside the measured range for all diseased subj</w:t>
      </w:r>
      <w:r w:rsidR="006C025E">
        <w:t>ects, but not healthy subjects.</w:t>
      </w:r>
      <w:r>
        <w:t xml:space="preserve"> Randomization </w:t>
      </w:r>
      <w:r w:rsidR="00542EC4">
        <w:t xml:space="preserve">of injections </w:t>
      </w:r>
      <w:r>
        <w:t xml:space="preserve">might </w:t>
      </w:r>
      <w:r w:rsidR="00542EC4">
        <w:t xml:space="preserve">also </w:t>
      </w:r>
      <w:r>
        <w:t>increase your confidence in this</w:t>
      </w:r>
      <w:r w:rsidR="00542EC4">
        <w:t>.</w:t>
      </w:r>
      <w:r>
        <w:t xml:space="preserve"> </w:t>
      </w:r>
      <w:r w:rsidR="00542EC4">
        <w:t xml:space="preserve">For the current study, however, </w:t>
      </w:r>
      <w:r>
        <w:t xml:space="preserve">the three replicate cycles should be enough. </w:t>
      </w:r>
      <w:r w:rsidR="006C025E">
        <w:t>Once you have done your best to correct integration, y</w:t>
      </w:r>
      <w:r>
        <w:t>ou might also note that two of the diseased runs with more visible peaks for this peptide follow immediately after runs of healthy subjects (D_102_REP2 and D_102_REP3)</w:t>
      </w:r>
      <w:r w:rsidR="00542EC4">
        <w:t>.</w:t>
      </w:r>
      <w:r>
        <w:t xml:space="preserve"> </w:t>
      </w:r>
      <w:r w:rsidR="00542EC4">
        <w:t>This observation might</w:t>
      </w:r>
      <w:r>
        <w:t xml:space="preserve"> suggest </w:t>
      </w:r>
      <w:r w:rsidR="00542EC4">
        <w:t xml:space="preserve">a </w:t>
      </w:r>
      <w:r>
        <w:t>carryover</w:t>
      </w:r>
      <w:r w:rsidR="00542EC4">
        <w:t xml:space="preserve"> effect</w:t>
      </w:r>
      <w:r>
        <w:t>.</w:t>
      </w:r>
    </w:p>
    <w:p w14:paraId="3CD61BE6" w14:textId="2C73496F" w:rsidR="006240B4" w:rsidRDefault="00B95323" w:rsidP="00F50D05">
      <w:r>
        <w:rPr>
          <w:noProof/>
        </w:rPr>
        <w:lastRenderedPageBreak/>
        <mc:AlternateContent>
          <mc:Choice Requires="wps">
            <w:drawing>
              <wp:anchor distT="0" distB="0" distL="114300" distR="114300" simplePos="0" relativeHeight="251663360" behindDoc="0" locked="0" layoutInCell="1" allowOverlap="1" wp14:anchorId="325D2330" wp14:editId="5089F018">
                <wp:simplePos x="0" y="0"/>
                <wp:positionH relativeFrom="column">
                  <wp:posOffset>4110355</wp:posOffset>
                </wp:positionH>
                <wp:positionV relativeFrom="paragraph">
                  <wp:posOffset>1334135</wp:posOffset>
                </wp:positionV>
                <wp:extent cx="0" cy="661670"/>
                <wp:effectExtent l="90805" t="19685" r="90170" b="33020"/>
                <wp:wrapNone/>
                <wp:docPr id="82"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61670"/>
                        </a:xfrm>
                        <a:prstGeom prst="straightConnector1">
                          <a:avLst/>
                        </a:prstGeom>
                        <a:noFill/>
                        <a:ln w="38100">
                          <a:solidFill>
                            <a:srgbClr val="C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D72546" id="AutoShape 9" o:spid="_x0000_s1026" type="#_x0000_t32" style="position:absolute;margin-left:323.65pt;margin-top:105.05pt;width:0;height:5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" strokecolor="#c00000" strokeweight="3pt">
                <v:stroke endarrow="block"/>
              </v:shape>
            </w:pict>
          </mc:Fallback>
        </mc:AlternateContent>
      </w:r>
      <w:r>
        <w:rPr>
          <w:noProof/>
        </w:rPr>
        <mc:AlternateContent>
          <mc:Choice Requires="wps">
            <w:drawing>
              <wp:anchor distT="0" distB="0" distL="114300" distR="114300" simplePos="0" relativeHeight="251662336" behindDoc="0" locked="0" layoutInCell="1" allowOverlap="1" wp14:anchorId="3A1BAB6D" wp14:editId="36246D99">
                <wp:simplePos x="0" y="0"/>
                <wp:positionH relativeFrom="column">
                  <wp:posOffset>2378075</wp:posOffset>
                </wp:positionH>
                <wp:positionV relativeFrom="paragraph">
                  <wp:posOffset>1334770</wp:posOffset>
                </wp:positionV>
                <wp:extent cx="0" cy="661670"/>
                <wp:effectExtent l="92075" t="20320" r="88900" b="32385"/>
                <wp:wrapNone/>
                <wp:docPr id="68"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61670"/>
                        </a:xfrm>
                        <a:prstGeom prst="straightConnector1">
                          <a:avLst/>
                        </a:prstGeom>
                        <a:noFill/>
                        <a:ln w="38100">
                          <a:solidFill>
                            <a:srgbClr val="C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536E4C" id="AutoShape 8" o:spid="_x0000_s1026" type="#_x0000_t32" style="position:absolute;margin-left:187.25pt;margin-top:105.1pt;width:0;height:52.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" strokecolor="#c00000" strokeweight="3pt">
                <v:stroke endarrow="block"/>
              </v:shape>
            </w:pict>
          </mc:Fallback>
        </mc:AlternateContent>
      </w:r>
      <w:r w:rsidR="006240B4" w:rsidRPr="006240B4">
        <w:rPr>
          <w:noProof/>
        </w:rPr>
        <w:drawing>
          <wp:inline distT="0" distB="0" distL="0" distR="0" wp14:anchorId="528C36E9" wp14:editId="682358F7">
            <wp:extent cx="5943600" cy="321845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3218452"/>
                    </a:xfrm>
                    <a:prstGeom prst="rect">
                      <a:avLst/>
                    </a:prstGeom>
                    <a:noFill/>
                    <a:ln>
                      <a:noFill/>
                    </a:ln>
                  </pic:spPr>
                </pic:pic>
              </a:graphicData>
            </a:graphic>
          </wp:inline>
        </w:drawing>
      </w:r>
    </w:p>
    <w:p w14:paraId="7CF90E69" w14:textId="46E9CF70" w:rsidR="00402461" w:rsidRDefault="00402461" w:rsidP="00964D59">
      <w:pPr>
        <w:jc w:val="both"/>
        <w:rPr>
          <w:color w:val="000000"/>
        </w:rPr>
      </w:pPr>
      <w:r>
        <w:t xml:space="preserve">In the end, these transitions may represent one of the strongest biomarker candidates in this document.  </w:t>
      </w:r>
      <w:r w:rsidR="00B4155F">
        <w:t>Y</w:t>
      </w:r>
      <w:r>
        <w:t xml:space="preserve">ou could now order a synthetic peptide to increase confidence that </w:t>
      </w:r>
      <w:r w:rsidR="00394986">
        <w:t>you are,</w:t>
      </w:r>
      <w:r>
        <w:t xml:space="preserve"> in fact</w:t>
      </w:r>
      <w:r w:rsidR="00394986">
        <w:t>,</w:t>
      </w:r>
      <w:r>
        <w:t xml:space="preserve"> </w:t>
      </w:r>
      <w:r w:rsidR="00394986">
        <w:t xml:space="preserve">measuring the </w:t>
      </w:r>
      <w:r>
        <w:rPr>
          <w:b/>
          <w:bCs/>
          <w:color w:val="000000"/>
          <w:u w:val="single"/>
        </w:rPr>
        <w:t>C</w:t>
      </w:r>
      <w:r>
        <w:rPr>
          <w:color w:val="000000"/>
        </w:rPr>
        <w:t xml:space="preserve">SSLLWAGAAWLR </w:t>
      </w:r>
      <w:r w:rsidR="00394986">
        <w:rPr>
          <w:color w:val="000000"/>
        </w:rPr>
        <w:t xml:space="preserve">peptide. You could also </w:t>
      </w:r>
      <w:r>
        <w:rPr>
          <w:color w:val="000000"/>
        </w:rPr>
        <w:t>try acquiring MS/MS spectra across this peak (using parallel reaction monitoring – PRM) to see if it can be positively identified by a peptide search engine</w:t>
      </w:r>
      <w:r w:rsidR="00394986">
        <w:rPr>
          <w:color w:val="000000"/>
        </w:rPr>
        <w:t xml:space="preserve">.  Finally, </w:t>
      </w:r>
      <w:r w:rsidR="00B4155F">
        <w:rPr>
          <w:color w:val="000000"/>
        </w:rPr>
        <w:t xml:space="preserve">if that failed, </w:t>
      </w:r>
      <w:r w:rsidR="00394986">
        <w:rPr>
          <w:color w:val="000000"/>
        </w:rPr>
        <w:t>you could</w:t>
      </w:r>
      <w:r>
        <w:rPr>
          <w:color w:val="000000"/>
        </w:rPr>
        <w:t xml:space="preserve"> try </w:t>
      </w:r>
      <w:r w:rsidRPr="00FE0BAE">
        <w:rPr>
          <w:i/>
          <w:color w:val="000000"/>
        </w:rPr>
        <w:t>de</w:t>
      </w:r>
      <w:r w:rsidR="00542EC4" w:rsidRPr="00FE0BAE">
        <w:rPr>
          <w:i/>
          <w:color w:val="000000"/>
        </w:rPr>
        <w:t xml:space="preserve"> </w:t>
      </w:r>
      <w:r w:rsidRPr="00FE0BAE">
        <w:rPr>
          <w:i/>
          <w:color w:val="000000"/>
        </w:rPr>
        <w:t>novo</w:t>
      </w:r>
      <w:r>
        <w:rPr>
          <w:color w:val="000000"/>
        </w:rPr>
        <w:t xml:space="preserve"> sequencing on the </w:t>
      </w:r>
      <w:r w:rsidR="00B4155F">
        <w:rPr>
          <w:color w:val="000000"/>
        </w:rPr>
        <w:t xml:space="preserve">MS/MS </w:t>
      </w:r>
      <w:r>
        <w:rPr>
          <w:color w:val="000000"/>
        </w:rPr>
        <w:t>spectr</w:t>
      </w:r>
      <w:r w:rsidR="00B4155F">
        <w:rPr>
          <w:color w:val="000000"/>
        </w:rPr>
        <w:t>a</w:t>
      </w:r>
      <w:r>
        <w:rPr>
          <w:color w:val="000000"/>
        </w:rPr>
        <w:t xml:space="preserve"> to identify what is causing the peak in the healthy subjects.  In targeted proteomics, it is not always necessary to start with positive identification.  Perhaps more </w:t>
      </w:r>
      <w:r w:rsidR="00394986">
        <w:rPr>
          <w:color w:val="000000"/>
        </w:rPr>
        <w:t>similar to SDS-PAGE</w:t>
      </w:r>
      <w:r>
        <w:rPr>
          <w:color w:val="000000"/>
        </w:rPr>
        <w:t xml:space="preserve"> gel bands, finding a difference can initiate discovery.</w:t>
      </w:r>
    </w:p>
    <w:p w14:paraId="79AABEDD" w14:textId="5D8FF14E" w:rsidR="00402461" w:rsidRDefault="00CD298C" w:rsidP="00964D59">
      <w:pPr>
        <w:jc w:val="both"/>
      </w:pPr>
      <w:r>
        <w:t>At this point, you should be able to make your way through the remaining peptides</w:t>
      </w:r>
      <w:r w:rsidR="00394986">
        <w:t xml:space="preserve">, </w:t>
      </w:r>
      <w:r>
        <w:t>correcting integration and removing poorly behaving peptides.  This should take you less than an hour.</w:t>
      </w:r>
      <w:r w:rsidR="007551FD">
        <w:t xml:space="preserve">  You will find peptides that perform well and which were entirely captured </w:t>
      </w:r>
      <w:r w:rsidR="001A2DC8">
        <w:t xml:space="preserve">by </w:t>
      </w:r>
      <w:r w:rsidR="007551FD">
        <w:t xml:space="preserve">the scheduled retention time window need very little correction.  You can often tell this at a glance from the </w:t>
      </w:r>
      <w:r w:rsidR="007551FD">
        <w:rPr>
          <w:b/>
        </w:rPr>
        <w:t>Peak Areas</w:t>
      </w:r>
      <w:r w:rsidR="007551FD">
        <w:t xml:space="preserve"> and </w:t>
      </w:r>
      <w:r w:rsidR="007551FD">
        <w:rPr>
          <w:b/>
        </w:rPr>
        <w:t>Retention Times</w:t>
      </w:r>
      <w:r w:rsidR="007551FD">
        <w:t xml:space="preserve"> graphs.  For peptides that perform poorly or where many peaks were truncated or missing from the scheduling window, you may simply w</w:t>
      </w:r>
      <w:r w:rsidR="001A2DC8">
        <w:t>ish</w:t>
      </w:r>
      <w:r w:rsidR="007551FD">
        <w:t xml:space="preserve"> to delete the peptide.  </w:t>
      </w:r>
      <w:r w:rsidR="001A2DC8">
        <w:t>However</w:t>
      </w:r>
      <w:r w:rsidR="007551FD">
        <w:t>, be careful not to jump to this conclusion too quickly or you m</w:t>
      </w:r>
      <w:r w:rsidR="001A2DC8">
        <w:t>ight</w:t>
      </w:r>
      <w:r w:rsidR="007551FD">
        <w:t xml:space="preserve"> mi</w:t>
      </w:r>
      <w:r w:rsidR="001A2DC8">
        <w:t>ss</w:t>
      </w:r>
      <w:r w:rsidR="007551FD">
        <w:t xml:space="preserve"> some interesting</w:t>
      </w:r>
      <w:r w:rsidR="001A2DC8">
        <w:t xml:space="preserve"> observation</w:t>
      </w:r>
      <w:r w:rsidR="00964D59">
        <w:t>s</w:t>
      </w:r>
      <w:r w:rsidR="007551FD">
        <w:t>.</w:t>
      </w:r>
    </w:p>
    <w:p w14:paraId="266913B5" w14:textId="0A7351BC" w:rsidR="007551FD" w:rsidRDefault="00F11301" w:rsidP="00FC7FA7">
      <w:pPr>
        <w:pStyle w:val="Heading2"/>
      </w:pPr>
      <w:bookmarkStart w:id="58" w:name="_Preparing_for_statistical"/>
      <w:bookmarkEnd w:id="58"/>
      <w:r>
        <w:t>Preparing for statistical a</w:t>
      </w:r>
      <w:r w:rsidR="00FC7FA7">
        <w:t>n</w:t>
      </w:r>
      <w:r>
        <w:t>alysis with replicate a</w:t>
      </w:r>
      <w:r w:rsidR="00FC7FA7">
        <w:t>nnotations</w:t>
      </w:r>
    </w:p>
    <w:p w14:paraId="2825BE21" w14:textId="037B4D0D" w:rsidR="000D187C" w:rsidRDefault="006240B4" w:rsidP="00964D59">
      <w:pPr>
        <w:jc w:val="both"/>
      </w:pPr>
      <w:r>
        <w:t xml:space="preserve">Once you have completed careful validation and correction of any integration issues in </w:t>
      </w:r>
      <w:r w:rsidR="0021616D">
        <w:t xml:space="preserve">your Skyline </w:t>
      </w:r>
      <w:r>
        <w:t xml:space="preserve">document, you will want to turn your attention to </w:t>
      </w:r>
      <w:r w:rsidR="0021616D">
        <w:t xml:space="preserve">gaining a </w:t>
      </w:r>
      <w:r>
        <w:t xml:space="preserve">better understanding </w:t>
      </w:r>
      <w:r w:rsidR="0021616D">
        <w:t xml:space="preserve">of </w:t>
      </w:r>
      <w:r>
        <w:t xml:space="preserve">what sort of differences in peptide abundance you might find between your experimental conditions.  Making such </w:t>
      </w:r>
      <w:r w:rsidR="00C145D2">
        <w:t>i</w:t>
      </w:r>
      <w:r>
        <w:t xml:space="preserve">nquiries, whether in Skyline or </w:t>
      </w:r>
      <w:r w:rsidR="0021616D">
        <w:t>its</w:t>
      </w:r>
      <w:r w:rsidR="00C145D2">
        <w:t xml:space="preserve"> </w:t>
      </w:r>
      <w:r>
        <w:t xml:space="preserve">external statistical tools, </w:t>
      </w:r>
      <w:r w:rsidR="00553E45">
        <w:t xml:space="preserve">requires some further classification of the measured samples, generally </w:t>
      </w:r>
      <w:r w:rsidR="00CD7CB8">
        <w:t xml:space="preserve">referred to </w:t>
      </w:r>
      <w:r w:rsidR="00553E45">
        <w:t>as “replicates” in Skyline.</w:t>
      </w:r>
      <w:r w:rsidR="000D187C">
        <w:t xml:space="preserve">  For such classification Skyline provides replicate annotations.  In this tutorial, you will use three replicate annotations: </w:t>
      </w:r>
      <w:proofErr w:type="spellStart"/>
      <w:r w:rsidR="000D187C">
        <w:t>SubjectId</w:t>
      </w:r>
      <w:proofErr w:type="spellEnd"/>
      <w:r w:rsidR="000D187C">
        <w:t xml:space="preserve">, </w:t>
      </w:r>
      <w:proofErr w:type="spellStart"/>
      <w:r w:rsidR="000D187C">
        <w:t>BioReplicate</w:t>
      </w:r>
      <w:proofErr w:type="spellEnd"/>
      <w:r w:rsidR="000D187C">
        <w:t xml:space="preserve"> and Condition.</w:t>
      </w:r>
    </w:p>
    <w:p w14:paraId="4AFBB461" w14:textId="77777777" w:rsidR="000D187C" w:rsidRDefault="000D187C" w:rsidP="006240B4">
      <w:r>
        <w:lastRenderedPageBreak/>
        <w:t xml:space="preserve">To define the </w:t>
      </w:r>
      <w:proofErr w:type="spellStart"/>
      <w:r>
        <w:t>SubjectId</w:t>
      </w:r>
      <w:proofErr w:type="spellEnd"/>
      <w:r>
        <w:t xml:space="preserve"> annotation, perform the following steps:</w:t>
      </w:r>
    </w:p>
    <w:p w14:paraId="3543D683" w14:textId="22941A7A" w:rsidR="006240B4" w:rsidRDefault="000D187C" w:rsidP="000D187C">
      <w:pPr>
        <w:pStyle w:val="ListParagraph"/>
        <w:numPr>
          <w:ilvl w:val="0"/>
          <w:numId w:val="25"/>
        </w:numPr>
      </w:pPr>
      <w:r>
        <w:t xml:space="preserve">On the </w:t>
      </w:r>
      <w:r>
        <w:rPr>
          <w:b/>
        </w:rPr>
        <w:t>Settings</w:t>
      </w:r>
      <w:r>
        <w:t xml:space="preserve"> menu, click </w:t>
      </w:r>
      <w:r w:rsidR="00BE4EA9">
        <w:rPr>
          <w:b/>
        </w:rPr>
        <w:t>Document Settings</w:t>
      </w:r>
      <w:r>
        <w:t>.</w:t>
      </w:r>
    </w:p>
    <w:p w14:paraId="0689414D" w14:textId="3CB980E6" w:rsidR="000D187C" w:rsidRDefault="000D187C" w:rsidP="000D187C">
      <w:pPr>
        <w:pStyle w:val="ListParagraph"/>
        <w:numPr>
          <w:ilvl w:val="0"/>
          <w:numId w:val="25"/>
        </w:numPr>
      </w:pPr>
      <w:r>
        <w:t xml:space="preserve">Click the </w:t>
      </w:r>
      <w:r>
        <w:rPr>
          <w:b/>
        </w:rPr>
        <w:t>Edit List</w:t>
      </w:r>
      <w:r>
        <w:t xml:space="preserve"> button in the </w:t>
      </w:r>
      <w:r>
        <w:rPr>
          <w:b/>
        </w:rPr>
        <w:t>Annotation</w:t>
      </w:r>
      <w:r w:rsidR="00BE4EA9">
        <w:rPr>
          <w:b/>
        </w:rPr>
        <w:t>s</w:t>
      </w:r>
      <w:r w:rsidR="00BE4EA9">
        <w:t xml:space="preserve"> tab of the </w:t>
      </w:r>
      <w:r w:rsidR="00BE4EA9">
        <w:rPr>
          <w:b/>
        </w:rPr>
        <w:t>Document</w:t>
      </w:r>
      <w:r>
        <w:rPr>
          <w:b/>
        </w:rPr>
        <w:t xml:space="preserve"> Settings</w:t>
      </w:r>
      <w:r>
        <w:t xml:space="preserve"> form.</w:t>
      </w:r>
    </w:p>
    <w:p w14:paraId="5A9AD50D" w14:textId="77777777" w:rsidR="000D187C" w:rsidRDefault="000D187C" w:rsidP="000D187C">
      <w:pPr>
        <w:pStyle w:val="ListParagraph"/>
        <w:numPr>
          <w:ilvl w:val="0"/>
          <w:numId w:val="25"/>
        </w:numPr>
      </w:pPr>
      <w:r>
        <w:t xml:space="preserve">Click the </w:t>
      </w:r>
      <w:r>
        <w:rPr>
          <w:b/>
        </w:rPr>
        <w:t>Add</w:t>
      </w:r>
      <w:r>
        <w:t xml:space="preserve"> button in the </w:t>
      </w:r>
      <w:r>
        <w:rPr>
          <w:b/>
        </w:rPr>
        <w:t>Define Annotations</w:t>
      </w:r>
      <w:r>
        <w:t xml:space="preserve"> form.</w:t>
      </w:r>
    </w:p>
    <w:p w14:paraId="00EC48C4" w14:textId="77777777" w:rsidR="000D187C" w:rsidRDefault="000D187C" w:rsidP="000D187C">
      <w:pPr>
        <w:pStyle w:val="ListParagraph"/>
        <w:numPr>
          <w:ilvl w:val="0"/>
          <w:numId w:val="25"/>
        </w:numPr>
      </w:pPr>
      <w:r>
        <w:t xml:space="preserve">In the </w:t>
      </w:r>
      <w:r>
        <w:rPr>
          <w:b/>
        </w:rPr>
        <w:t>Name</w:t>
      </w:r>
      <w:r>
        <w:t xml:space="preserve"> field of the </w:t>
      </w:r>
      <w:r>
        <w:rPr>
          <w:b/>
        </w:rPr>
        <w:t>Define Annotation</w:t>
      </w:r>
      <w:r>
        <w:t xml:space="preserve"> form enter ‘</w:t>
      </w:r>
      <w:proofErr w:type="spellStart"/>
      <w:r>
        <w:t>SubjectId</w:t>
      </w:r>
      <w:proofErr w:type="spellEnd"/>
      <w:r>
        <w:t>’.</w:t>
      </w:r>
    </w:p>
    <w:p w14:paraId="03B0300B" w14:textId="77777777" w:rsidR="000D187C" w:rsidRDefault="000D187C" w:rsidP="000D187C">
      <w:pPr>
        <w:pStyle w:val="ListParagraph"/>
        <w:numPr>
          <w:ilvl w:val="0"/>
          <w:numId w:val="25"/>
        </w:numPr>
      </w:pPr>
      <w:r>
        <w:t xml:space="preserve">In the </w:t>
      </w:r>
      <w:r>
        <w:rPr>
          <w:b/>
        </w:rPr>
        <w:t>Applies to</w:t>
      </w:r>
      <w:r>
        <w:t xml:space="preserve"> list, check </w:t>
      </w:r>
      <w:r>
        <w:rPr>
          <w:b/>
        </w:rPr>
        <w:t>Replicates</w:t>
      </w:r>
      <w:r>
        <w:t>.</w:t>
      </w:r>
    </w:p>
    <w:p w14:paraId="192FC940" w14:textId="77777777" w:rsidR="000D187C" w:rsidRDefault="000D187C" w:rsidP="000D187C">
      <w:r>
        <w:t>The form should look like this:</w:t>
      </w:r>
    </w:p>
    <w:p w14:paraId="59486483" w14:textId="77777777" w:rsidR="000D187C" w:rsidRDefault="000D187C" w:rsidP="000D187C">
      <w:r>
        <w:rPr>
          <w:noProof/>
        </w:rPr>
        <w:drawing>
          <wp:inline distT="0" distB="0" distL="0" distR="0" wp14:anchorId="2F18F125" wp14:editId="6AE7E41E">
            <wp:extent cx="3581400" cy="40100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581400" cy="4010025"/>
                    </a:xfrm>
                    <a:prstGeom prst="rect">
                      <a:avLst/>
                    </a:prstGeom>
                  </pic:spPr>
                </pic:pic>
              </a:graphicData>
            </a:graphic>
          </wp:inline>
        </w:drawing>
      </w:r>
    </w:p>
    <w:p w14:paraId="4944E25E" w14:textId="77777777" w:rsidR="000D187C" w:rsidRDefault="000D187C" w:rsidP="000D187C">
      <w:pPr>
        <w:pStyle w:val="ListParagraph"/>
        <w:numPr>
          <w:ilvl w:val="0"/>
          <w:numId w:val="26"/>
        </w:numPr>
      </w:pPr>
      <w:r>
        <w:t xml:space="preserve">Click the </w:t>
      </w:r>
      <w:r>
        <w:rPr>
          <w:b/>
        </w:rPr>
        <w:t>OK</w:t>
      </w:r>
      <w:r>
        <w:t xml:space="preserve"> button in the </w:t>
      </w:r>
      <w:r>
        <w:rPr>
          <w:b/>
        </w:rPr>
        <w:t>Define Annotation</w:t>
      </w:r>
      <w:r>
        <w:t xml:space="preserve"> form.</w:t>
      </w:r>
    </w:p>
    <w:p w14:paraId="72AD07F6" w14:textId="77777777" w:rsidR="000D187C" w:rsidRDefault="000D187C" w:rsidP="000D187C">
      <w:pPr>
        <w:pStyle w:val="ListParagraph"/>
        <w:numPr>
          <w:ilvl w:val="0"/>
          <w:numId w:val="26"/>
        </w:numPr>
      </w:pPr>
      <w:r>
        <w:t xml:space="preserve">Click the </w:t>
      </w:r>
      <w:r w:rsidR="00D52107">
        <w:rPr>
          <w:b/>
        </w:rPr>
        <w:t>OK</w:t>
      </w:r>
      <w:r w:rsidR="00D52107">
        <w:t xml:space="preserve"> button in the </w:t>
      </w:r>
      <w:r w:rsidR="00D52107">
        <w:rPr>
          <w:b/>
        </w:rPr>
        <w:t>Define Annotations</w:t>
      </w:r>
      <w:r w:rsidR="00D52107">
        <w:t xml:space="preserve"> form.</w:t>
      </w:r>
    </w:p>
    <w:p w14:paraId="73176412" w14:textId="77777777" w:rsidR="00D52107" w:rsidRDefault="00D52107" w:rsidP="000D187C">
      <w:pPr>
        <w:pStyle w:val="ListParagraph"/>
        <w:numPr>
          <w:ilvl w:val="0"/>
          <w:numId w:val="26"/>
        </w:numPr>
      </w:pPr>
      <w:r>
        <w:t>Check the ‘</w:t>
      </w:r>
      <w:proofErr w:type="spellStart"/>
      <w:r>
        <w:t>SubjectId</w:t>
      </w:r>
      <w:proofErr w:type="spellEnd"/>
      <w:r>
        <w:t>’ annotation you just created.</w:t>
      </w:r>
    </w:p>
    <w:p w14:paraId="6367028B" w14:textId="222764FD" w:rsidR="00D52107" w:rsidRDefault="00D52107" w:rsidP="00D52107">
      <w:r>
        <w:t xml:space="preserve">The </w:t>
      </w:r>
      <w:r w:rsidR="00BE4EA9">
        <w:rPr>
          <w:b/>
        </w:rPr>
        <w:t>Document</w:t>
      </w:r>
      <w:r>
        <w:rPr>
          <w:b/>
        </w:rPr>
        <w:t xml:space="preserve"> Settings</w:t>
      </w:r>
      <w:r>
        <w:t xml:space="preserve"> form should look like:</w:t>
      </w:r>
    </w:p>
    <w:p w14:paraId="01D98004" w14:textId="5625A20F" w:rsidR="00D52107" w:rsidRDefault="002B43DA" w:rsidP="00D52107">
      <w:r>
        <w:rPr>
          <w:noProof/>
        </w:rPr>
        <w:lastRenderedPageBreak/>
        <w:drawing>
          <wp:inline distT="0" distB="0" distL="0" distR="0" wp14:anchorId="7CC70F62" wp14:editId="7BA61F0E">
            <wp:extent cx="4972050" cy="3238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972050" cy="3238500"/>
                    </a:xfrm>
                    <a:prstGeom prst="rect">
                      <a:avLst/>
                    </a:prstGeom>
                  </pic:spPr>
                </pic:pic>
              </a:graphicData>
            </a:graphic>
          </wp:inline>
        </w:drawing>
      </w:r>
    </w:p>
    <w:p w14:paraId="1010D40D" w14:textId="77777777" w:rsidR="00D52107" w:rsidRDefault="00D52107" w:rsidP="00D52107">
      <w:pPr>
        <w:pStyle w:val="ListParagraph"/>
        <w:numPr>
          <w:ilvl w:val="0"/>
          <w:numId w:val="27"/>
        </w:numPr>
      </w:pPr>
      <w:r>
        <w:t xml:space="preserve">Click the </w:t>
      </w:r>
      <w:r>
        <w:rPr>
          <w:b/>
        </w:rPr>
        <w:t>OK</w:t>
      </w:r>
      <w:r>
        <w:t xml:space="preserve"> button.</w:t>
      </w:r>
    </w:p>
    <w:p w14:paraId="70A3ABD9" w14:textId="3AF017CB" w:rsidR="00D52107" w:rsidRDefault="00D52107" w:rsidP="007F1D30">
      <w:pPr>
        <w:jc w:val="both"/>
      </w:pPr>
      <w:r>
        <w:t xml:space="preserve">Although this tutorial will not </w:t>
      </w:r>
      <w:r w:rsidR="00555F89">
        <w:t>go so far as to cover</w:t>
      </w:r>
      <w:r>
        <w:t xml:space="preserve"> statistical analysis </w:t>
      </w:r>
      <w:r w:rsidR="00555F89">
        <w:t>methods available in the</w:t>
      </w:r>
      <w:r w:rsidR="00024A95">
        <w:t xml:space="preserve"> </w:t>
      </w:r>
      <w:r>
        <w:t xml:space="preserve">Skyline External Tool </w:t>
      </w:r>
      <w:r w:rsidR="00024A95">
        <w:t>“</w:t>
      </w:r>
      <w:proofErr w:type="spellStart"/>
      <w:r>
        <w:t>MSstats</w:t>
      </w:r>
      <w:proofErr w:type="spellEnd"/>
      <w:r w:rsidR="00024A95">
        <w:t>”</w:t>
      </w:r>
      <w:r w:rsidR="00555F89">
        <w:t xml:space="preserve">, it is well suited to such analysis. </w:t>
      </w:r>
      <w:r w:rsidR="00AF7E98">
        <w:t>Th</w:t>
      </w:r>
      <w:r w:rsidR="007634E8">
        <w:t>is</w:t>
      </w:r>
      <w:r w:rsidR="00AF7E98">
        <w:t xml:space="preserve"> </w:t>
      </w:r>
      <w:r w:rsidR="007634E8">
        <w:t xml:space="preserve">particular </w:t>
      </w:r>
      <w:r w:rsidR="00AF7E98">
        <w:t>data set</w:t>
      </w:r>
      <w:r>
        <w:t xml:space="preserve"> has been used </w:t>
      </w:r>
      <w:r w:rsidR="00AF7E98">
        <w:t xml:space="preserve">to </w:t>
      </w:r>
      <w:r w:rsidR="007634E8">
        <w:t xml:space="preserve">demonstrate the use of </w:t>
      </w:r>
      <w:proofErr w:type="spellStart"/>
      <w:r w:rsidR="00AF7E98">
        <w:t>MSstats</w:t>
      </w:r>
      <w:proofErr w:type="spellEnd"/>
      <w:r>
        <w:t xml:space="preserve"> in many courses and workshops.</w:t>
      </w:r>
      <w:r w:rsidR="004C0F15">
        <w:t xml:space="preserve">  If you are interested in exploring what </w:t>
      </w:r>
      <w:proofErr w:type="spellStart"/>
      <w:r w:rsidR="004C0F15">
        <w:t>MSstats</w:t>
      </w:r>
      <w:proofErr w:type="spellEnd"/>
      <w:r w:rsidR="004C0F15">
        <w:t xml:space="preserve"> has to offer for this type of analysis, you can get the two other annotations</w:t>
      </w:r>
      <w:r w:rsidR="0065387E">
        <w:t xml:space="preserve"> it requires</w:t>
      </w:r>
      <w:r w:rsidR="004C0F15">
        <w:t xml:space="preserve"> by installing it into Skyline as follows:</w:t>
      </w:r>
    </w:p>
    <w:p w14:paraId="52048C5B" w14:textId="77777777" w:rsidR="004C0F15" w:rsidRDefault="004C0F15" w:rsidP="004C0F15">
      <w:pPr>
        <w:pStyle w:val="ListParagraph"/>
        <w:numPr>
          <w:ilvl w:val="0"/>
          <w:numId w:val="27"/>
        </w:numPr>
      </w:pPr>
      <w:r>
        <w:t xml:space="preserve">On the </w:t>
      </w:r>
      <w:r>
        <w:rPr>
          <w:b/>
        </w:rPr>
        <w:t>Tools</w:t>
      </w:r>
      <w:r>
        <w:t xml:space="preserve"> menu, click </w:t>
      </w:r>
      <w:r>
        <w:rPr>
          <w:b/>
        </w:rPr>
        <w:t>Tool Store</w:t>
      </w:r>
      <w:r>
        <w:t>.</w:t>
      </w:r>
    </w:p>
    <w:p w14:paraId="138967E3" w14:textId="162353F7" w:rsidR="007634E8" w:rsidRDefault="004C0F15" w:rsidP="004C0F15">
      <w:pPr>
        <w:pStyle w:val="ListParagraph"/>
        <w:numPr>
          <w:ilvl w:val="0"/>
          <w:numId w:val="27"/>
        </w:numPr>
      </w:pPr>
      <w:r>
        <w:t>Select ‘</w:t>
      </w:r>
      <w:proofErr w:type="spellStart"/>
      <w:r>
        <w:t>MSstats</w:t>
      </w:r>
      <w:proofErr w:type="spellEnd"/>
      <w:r>
        <w:t>’ from the list of tools.</w:t>
      </w:r>
    </w:p>
    <w:p w14:paraId="1332924D" w14:textId="299B5500" w:rsidR="004C0F15" w:rsidRDefault="007634E8" w:rsidP="00FE0BAE">
      <w:r>
        <w:br w:type="page"/>
      </w:r>
    </w:p>
    <w:p w14:paraId="1963275D" w14:textId="77777777" w:rsidR="006152D4" w:rsidRPr="006152D4" w:rsidRDefault="006152D4" w:rsidP="006152D4">
      <w:r>
        <w:lastRenderedPageBreak/>
        <w:t xml:space="preserve">The </w:t>
      </w:r>
      <w:r>
        <w:rPr>
          <w:b/>
        </w:rPr>
        <w:t>Install from Tool Store</w:t>
      </w:r>
      <w:r>
        <w:t xml:space="preserve"> form should look like:</w:t>
      </w:r>
    </w:p>
    <w:p w14:paraId="0BE9E199" w14:textId="78EAD8E6" w:rsidR="00FC7FA7" w:rsidRDefault="00BE4EA9" w:rsidP="00FC7FA7">
      <w:r>
        <w:rPr>
          <w:noProof/>
        </w:rPr>
        <w:drawing>
          <wp:inline distT="0" distB="0" distL="0" distR="0" wp14:anchorId="648FF1C7" wp14:editId="013B53D0">
            <wp:extent cx="5743575" cy="41624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43575" cy="4162425"/>
                    </a:xfrm>
                    <a:prstGeom prst="rect">
                      <a:avLst/>
                    </a:prstGeom>
                  </pic:spPr>
                </pic:pic>
              </a:graphicData>
            </a:graphic>
          </wp:inline>
        </w:drawing>
      </w:r>
    </w:p>
    <w:p w14:paraId="268050A6" w14:textId="77777777" w:rsidR="006152D4" w:rsidRDefault="006152D4" w:rsidP="006152D4">
      <w:pPr>
        <w:pStyle w:val="ListParagraph"/>
        <w:numPr>
          <w:ilvl w:val="0"/>
          <w:numId w:val="28"/>
        </w:numPr>
      </w:pPr>
      <w:r>
        <w:t xml:space="preserve">Click the </w:t>
      </w:r>
      <w:r>
        <w:rPr>
          <w:b/>
        </w:rPr>
        <w:t>Install</w:t>
      </w:r>
      <w:r>
        <w:t xml:space="preserve"> button and follow the prompts until </w:t>
      </w:r>
      <w:proofErr w:type="spellStart"/>
      <w:r>
        <w:t>MSstats</w:t>
      </w:r>
      <w:proofErr w:type="spellEnd"/>
      <w:r>
        <w:t xml:space="preserve"> installation is completed.</w:t>
      </w:r>
    </w:p>
    <w:p w14:paraId="23A2AE46" w14:textId="0683995E" w:rsidR="006152D4" w:rsidRDefault="007634E8" w:rsidP="00972BD0">
      <w:pPr>
        <w:jc w:val="both"/>
      </w:pPr>
      <w:r>
        <w:t xml:space="preserve">Perform the following steps to </w:t>
      </w:r>
      <w:r w:rsidR="00CF3A9C">
        <w:t xml:space="preserve">see the annotations </w:t>
      </w:r>
      <w:r>
        <w:t xml:space="preserve">added during </w:t>
      </w:r>
      <w:proofErr w:type="spellStart"/>
      <w:r w:rsidR="00CF3A9C">
        <w:t>MSstats</w:t>
      </w:r>
      <w:proofErr w:type="spellEnd"/>
      <w:r w:rsidR="00CF3A9C">
        <w:t xml:space="preserve"> installation or to add them </w:t>
      </w:r>
      <w:r>
        <w:t xml:space="preserve">directly without </w:t>
      </w:r>
      <w:proofErr w:type="spellStart"/>
      <w:r>
        <w:t>MSstats</w:t>
      </w:r>
      <w:proofErr w:type="spellEnd"/>
      <w:r>
        <w:t xml:space="preserve"> installation</w:t>
      </w:r>
      <w:r w:rsidR="00CF3A9C">
        <w:t>:</w:t>
      </w:r>
    </w:p>
    <w:p w14:paraId="33046F39" w14:textId="45781895" w:rsidR="00CF3A9C" w:rsidRDefault="00CF3A9C" w:rsidP="00CF3A9C">
      <w:pPr>
        <w:pStyle w:val="ListParagraph"/>
        <w:numPr>
          <w:ilvl w:val="0"/>
          <w:numId w:val="28"/>
        </w:numPr>
      </w:pPr>
      <w:r>
        <w:t xml:space="preserve">On the </w:t>
      </w:r>
      <w:r>
        <w:rPr>
          <w:b/>
        </w:rPr>
        <w:t>Settings</w:t>
      </w:r>
      <w:r>
        <w:t xml:space="preserve"> menu, click </w:t>
      </w:r>
      <w:r w:rsidR="00BE4EA9">
        <w:rPr>
          <w:b/>
        </w:rPr>
        <w:t>Document Settings</w:t>
      </w:r>
      <w:r>
        <w:t>.</w:t>
      </w:r>
    </w:p>
    <w:p w14:paraId="4C2BB599" w14:textId="5B54B821" w:rsidR="00CF3A9C" w:rsidRDefault="00CF3A9C" w:rsidP="00CF3A9C">
      <w:pPr>
        <w:pStyle w:val="ListParagraph"/>
        <w:numPr>
          <w:ilvl w:val="0"/>
          <w:numId w:val="28"/>
        </w:numPr>
      </w:pPr>
      <w:r>
        <w:t xml:space="preserve">Click the </w:t>
      </w:r>
      <w:r>
        <w:rPr>
          <w:b/>
        </w:rPr>
        <w:t>Edit List</w:t>
      </w:r>
      <w:r>
        <w:t xml:space="preserve"> button in the </w:t>
      </w:r>
      <w:r>
        <w:rPr>
          <w:b/>
        </w:rPr>
        <w:t>Annotation</w:t>
      </w:r>
      <w:r w:rsidR="00BE4EA9">
        <w:rPr>
          <w:b/>
        </w:rPr>
        <w:t>s</w:t>
      </w:r>
      <w:r w:rsidR="00BE4EA9">
        <w:t xml:space="preserve"> tab of the </w:t>
      </w:r>
      <w:r w:rsidR="00BE4EA9">
        <w:rPr>
          <w:b/>
        </w:rPr>
        <w:t>Document</w:t>
      </w:r>
      <w:r>
        <w:rPr>
          <w:b/>
        </w:rPr>
        <w:t xml:space="preserve"> Settings</w:t>
      </w:r>
      <w:r>
        <w:t xml:space="preserve"> form.</w:t>
      </w:r>
    </w:p>
    <w:p w14:paraId="43E28AE5" w14:textId="77777777" w:rsidR="00CF3A9C" w:rsidRDefault="00CF3A9C" w:rsidP="00CF3A9C">
      <w:pPr>
        <w:pStyle w:val="ListParagraph"/>
        <w:numPr>
          <w:ilvl w:val="0"/>
          <w:numId w:val="28"/>
        </w:numPr>
      </w:pPr>
      <w:r>
        <w:t xml:space="preserve">If you installed </w:t>
      </w:r>
      <w:proofErr w:type="spellStart"/>
      <w:r>
        <w:t>MSstats</w:t>
      </w:r>
      <w:proofErr w:type="spellEnd"/>
      <w:r>
        <w:t xml:space="preserve">, select the </w:t>
      </w:r>
      <w:proofErr w:type="spellStart"/>
      <w:r>
        <w:t>BioReplicate</w:t>
      </w:r>
      <w:proofErr w:type="spellEnd"/>
      <w:r>
        <w:t xml:space="preserve"> annotation, and click the </w:t>
      </w:r>
      <w:r>
        <w:rPr>
          <w:b/>
        </w:rPr>
        <w:t>Edit</w:t>
      </w:r>
      <w:r>
        <w:t xml:space="preserve"> button.  Otherwise, click the </w:t>
      </w:r>
      <w:r>
        <w:rPr>
          <w:b/>
        </w:rPr>
        <w:t>Add</w:t>
      </w:r>
      <w:r>
        <w:t xml:space="preserve"> button.</w:t>
      </w:r>
    </w:p>
    <w:p w14:paraId="64F744A3" w14:textId="21B4D208" w:rsidR="007634E8" w:rsidRDefault="00CF3A9C" w:rsidP="00CF3A9C">
      <w:pPr>
        <w:pStyle w:val="ListParagraph"/>
        <w:numPr>
          <w:ilvl w:val="0"/>
          <w:numId w:val="28"/>
        </w:numPr>
      </w:pPr>
      <w:r>
        <w:t>Repeat for the Condition annotations.</w:t>
      </w:r>
    </w:p>
    <w:p w14:paraId="1757E339" w14:textId="62C27A86" w:rsidR="00CF3A9C" w:rsidRDefault="007634E8" w:rsidP="00FE0BAE">
      <w:r>
        <w:br w:type="page"/>
      </w:r>
    </w:p>
    <w:p w14:paraId="7D110C0F" w14:textId="77777777" w:rsidR="00CF3A9C" w:rsidRDefault="00CF3A9C" w:rsidP="00CF3A9C">
      <w:r>
        <w:lastRenderedPageBreak/>
        <w:t>These annotation definitions should look like:</w:t>
      </w:r>
    </w:p>
    <w:p w14:paraId="12089C67" w14:textId="77777777" w:rsidR="00CF3A9C" w:rsidRDefault="00CF3A9C" w:rsidP="00CF3A9C">
      <w:pPr>
        <w:rPr>
          <w:noProof/>
        </w:rPr>
      </w:pPr>
      <w:r>
        <w:rPr>
          <w:noProof/>
        </w:rPr>
        <w:drawing>
          <wp:inline distT="0" distB="0" distL="0" distR="0" wp14:anchorId="30C10C8C" wp14:editId="790B2B9A">
            <wp:extent cx="2926080" cy="327627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926080" cy="3276276"/>
                    </a:xfrm>
                    <a:prstGeom prst="rect">
                      <a:avLst/>
                    </a:prstGeom>
                  </pic:spPr>
                </pic:pic>
              </a:graphicData>
            </a:graphic>
          </wp:inline>
        </w:drawing>
      </w:r>
      <w:r w:rsidRPr="00CF3A9C">
        <w:rPr>
          <w:noProof/>
        </w:rPr>
        <w:t xml:space="preserve"> </w:t>
      </w:r>
      <w:r>
        <w:rPr>
          <w:noProof/>
        </w:rPr>
        <w:drawing>
          <wp:inline distT="0" distB="0" distL="0" distR="0" wp14:anchorId="3C949D7E" wp14:editId="2C6AD001">
            <wp:extent cx="2926080" cy="327627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926080" cy="3276276"/>
                    </a:xfrm>
                    <a:prstGeom prst="rect">
                      <a:avLst/>
                    </a:prstGeom>
                  </pic:spPr>
                </pic:pic>
              </a:graphicData>
            </a:graphic>
          </wp:inline>
        </w:drawing>
      </w:r>
    </w:p>
    <w:p w14:paraId="6F64E61E" w14:textId="185A125B" w:rsidR="00CF3A9C" w:rsidRDefault="00CF3A9C" w:rsidP="00CF3A9C">
      <w:pPr>
        <w:pStyle w:val="ListParagraph"/>
        <w:numPr>
          <w:ilvl w:val="0"/>
          <w:numId w:val="29"/>
        </w:numPr>
      </w:pPr>
      <w:r>
        <w:t xml:space="preserve">Click </w:t>
      </w:r>
      <w:r>
        <w:rPr>
          <w:b/>
        </w:rPr>
        <w:t>OK</w:t>
      </w:r>
      <w:r>
        <w:t xml:space="preserve"> to return to the </w:t>
      </w:r>
      <w:r w:rsidR="00BE4EA9">
        <w:rPr>
          <w:b/>
        </w:rPr>
        <w:t>Document</w:t>
      </w:r>
      <w:r w:rsidR="009E2048">
        <w:rPr>
          <w:b/>
        </w:rPr>
        <w:t xml:space="preserve"> Settings</w:t>
      </w:r>
      <w:r w:rsidR="009E2048">
        <w:t xml:space="preserve"> form.</w:t>
      </w:r>
    </w:p>
    <w:p w14:paraId="0CDD10C7" w14:textId="77777777" w:rsidR="009E2048" w:rsidRDefault="009E2048" w:rsidP="00CF3A9C">
      <w:pPr>
        <w:pStyle w:val="ListParagraph"/>
        <w:numPr>
          <w:ilvl w:val="0"/>
          <w:numId w:val="29"/>
        </w:numPr>
      </w:pPr>
      <w:r>
        <w:t xml:space="preserve">Check the </w:t>
      </w:r>
      <w:proofErr w:type="spellStart"/>
      <w:r>
        <w:t>BioReplicate</w:t>
      </w:r>
      <w:proofErr w:type="spellEnd"/>
      <w:r>
        <w:t xml:space="preserve"> and Condition annotations to add them to your document.</w:t>
      </w:r>
    </w:p>
    <w:p w14:paraId="17D949C8" w14:textId="6C24AF26" w:rsidR="009E2048" w:rsidRDefault="008C5DD7" w:rsidP="009E2048">
      <w:r>
        <w:t xml:space="preserve">The </w:t>
      </w:r>
      <w:r w:rsidR="00BE4EA9">
        <w:rPr>
          <w:b/>
        </w:rPr>
        <w:t>Document</w:t>
      </w:r>
      <w:r>
        <w:rPr>
          <w:b/>
        </w:rPr>
        <w:t xml:space="preserve"> Settings</w:t>
      </w:r>
      <w:r>
        <w:t xml:space="preserve"> form should look like this:</w:t>
      </w:r>
    </w:p>
    <w:p w14:paraId="05F04CEF" w14:textId="0CC04637" w:rsidR="008C5DD7" w:rsidRPr="008C5DD7" w:rsidRDefault="002B43DA" w:rsidP="009E2048">
      <w:r>
        <w:rPr>
          <w:noProof/>
        </w:rPr>
        <w:drawing>
          <wp:inline distT="0" distB="0" distL="0" distR="0" wp14:anchorId="47526B72" wp14:editId="3FF0C87C">
            <wp:extent cx="4933950" cy="30384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933950" cy="3038475"/>
                    </a:xfrm>
                    <a:prstGeom prst="rect">
                      <a:avLst/>
                    </a:prstGeom>
                  </pic:spPr>
                </pic:pic>
              </a:graphicData>
            </a:graphic>
          </wp:inline>
        </w:drawing>
      </w:r>
    </w:p>
    <w:p w14:paraId="6EC4270A" w14:textId="3C0BBEA1" w:rsidR="007634E8" w:rsidRDefault="008C5DD7" w:rsidP="008C5DD7">
      <w:pPr>
        <w:pStyle w:val="ListParagraph"/>
        <w:numPr>
          <w:ilvl w:val="0"/>
          <w:numId w:val="30"/>
        </w:numPr>
      </w:pPr>
      <w:r>
        <w:t xml:space="preserve">Click the </w:t>
      </w:r>
      <w:r>
        <w:rPr>
          <w:b/>
        </w:rPr>
        <w:t>OK</w:t>
      </w:r>
      <w:r>
        <w:t xml:space="preserve"> button.</w:t>
      </w:r>
    </w:p>
    <w:p w14:paraId="761AB001" w14:textId="77777777" w:rsidR="008C5DD7" w:rsidRDefault="00A7625D" w:rsidP="008C5DD7">
      <w:r>
        <w:lastRenderedPageBreak/>
        <w:t>To set the annotations you have added to the document, do the following:</w:t>
      </w:r>
    </w:p>
    <w:p w14:paraId="78DEFC7D" w14:textId="77777777" w:rsidR="00A7625D" w:rsidRDefault="00E15C1E" w:rsidP="00E15C1E">
      <w:pPr>
        <w:pStyle w:val="ListParagraph"/>
        <w:numPr>
          <w:ilvl w:val="0"/>
          <w:numId w:val="30"/>
        </w:numPr>
      </w:pPr>
      <w:r>
        <w:t xml:space="preserve">On the </w:t>
      </w:r>
      <w:r>
        <w:rPr>
          <w:b/>
        </w:rPr>
        <w:t>View</w:t>
      </w:r>
      <w:r>
        <w:t xml:space="preserve"> menu, click </w:t>
      </w:r>
      <w:r>
        <w:rPr>
          <w:b/>
        </w:rPr>
        <w:t>Document Grid</w:t>
      </w:r>
      <w:r>
        <w:t>.</w:t>
      </w:r>
    </w:p>
    <w:p w14:paraId="1D89376E" w14:textId="77777777" w:rsidR="00E15C1E" w:rsidRDefault="00E15C1E" w:rsidP="00E15C1E">
      <w:pPr>
        <w:pStyle w:val="ListParagraph"/>
        <w:numPr>
          <w:ilvl w:val="0"/>
          <w:numId w:val="30"/>
        </w:numPr>
      </w:pPr>
      <w:r>
        <w:t xml:space="preserve">On the </w:t>
      </w:r>
      <w:r>
        <w:rPr>
          <w:b/>
        </w:rPr>
        <w:t>Views</w:t>
      </w:r>
      <w:r>
        <w:t xml:space="preserve"> menu, in the upper left corner of the </w:t>
      </w:r>
      <w:r>
        <w:rPr>
          <w:b/>
        </w:rPr>
        <w:t>Document Grid</w:t>
      </w:r>
      <w:r>
        <w:t xml:space="preserve">, click </w:t>
      </w:r>
      <w:r>
        <w:rPr>
          <w:b/>
        </w:rPr>
        <w:t>Replicates</w:t>
      </w:r>
      <w:r>
        <w:t>.</w:t>
      </w:r>
    </w:p>
    <w:p w14:paraId="34203FB8" w14:textId="77777777" w:rsidR="00E15C1E" w:rsidRDefault="00E15C1E" w:rsidP="00E15C1E">
      <w:r>
        <w:t xml:space="preserve">The </w:t>
      </w:r>
      <w:r>
        <w:rPr>
          <w:b/>
        </w:rPr>
        <w:t>Document Grid</w:t>
      </w:r>
      <w:r>
        <w:t xml:space="preserve"> should look something like this:</w:t>
      </w:r>
    </w:p>
    <w:p w14:paraId="543937A1" w14:textId="1E982D46" w:rsidR="00E15C1E" w:rsidRDefault="002B43DA" w:rsidP="00E15C1E">
      <w:r>
        <w:rPr>
          <w:noProof/>
        </w:rPr>
        <w:drawing>
          <wp:inline distT="0" distB="0" distL="0" distR="0" wp14:anchorId="4F0D9D3D" wp14:editId="5855F996">
            <wp:extent cx="5629275" cy="269557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629275" cy="2695575"/>
                    </a:xfrm>
                    <a:prstGeom prst="rect">
                      <a:avLst/>
                    </a:prstGeom>
                  </pic:spPr>
                </pic:pic>
              </a:graphicData>
            </a:graphic>
          </wp:inline>
        </w:drawing>
      </w:r>
    </w:p>
    <w:p w14:paraId="321807C3" w14:textId="4FE38CA6" w:rsidR="00E15C1E" w:rsidRDefault="00E15C1E" w:rsidP="00972BD0">
      <w:pPr>
        <w:jc w:val="both"/>
      </w:pPr>
      <w:r>
        <w:t xml:space="preserve">You </w:t>
      </w:r>
      <w:r w:rsidR="007634E8">
        <w:t xml:space="preserve">can </w:t>
      </w:r>
      <w:r>
        <w:t>now manually enter the annotations for all 42 replicates into this grid</w:t>
      </w:r>
      <w:r w:rsidR="007634E8">
        <w:t>.</w:t>
      </w:r>
      <w:r>
        <w:t xml:space="preserve"> </w:t>
      </w:r>
      <w:r w:rsidR="007634E8">
        <w:t>Y</w:t>
      </w:r>
      <w:r>
        <w:t xml:space="preserve">ou can also paste values from a spreadsheet </w:t>
      </w:r>
      <w:r w:rsidR="007634E8">
        <w:t xml:space="preserve">directly </w:t>
      </w:r>
      <w:r>
        <w:t>into this form.</w:t>
      </w:r>
      <w:r w:rsidR="00FE6DA4">
        <w:t xml:space="preserve">  You can do this now by performing the following steps:</w:t>
      </w:r>
    </w:p>
    <w:p w14:paraId="5EEE895F" w14:textId="3659B62B" w:rsidR="00FE6DA4" w:rsidRDefault="008A7A22" w:rsidP="00FE6DA4">
      <w:pPr>
        <w:pStyle w:val="ListParagraph"/>
        <w:numPr>
          <w:ilvl w:val="0"/>
          <w:numId w:val="31"/>
        </w:numPr>
      </w:pPr>
      <w:r>
        <w:t>In Excel, open the “Annotations.xlsx”</w:t>
      </w:r>
      <w:r w:rsidR="00FE6DA4">
        <w:t xml:space="preserve"> file in the </w:t>
      </w:r>
      <w:r>
        <w:t>“</w:t>
      </w:r>
      <w:r w:rsidR="00FE6DA4">
        <w:t>GroupedStudies</w:t>
      </w:r>
      <w:r w:rsidR="00B95749">
        <w:t>1</w:t>
      </w:r>
      <w:r w:rsidR="00FE6DA4">
        <w:t>\Heart Failure\raw</w:t>
      </w:r>
      <w:r>
        <w:t>”</w:t>
      </w:r>
      <w:r w:rsidR="00FE6DA4">
        <w:t xml:space="preserve"> folder.</w:t>
      </w:r>
    </w:p>
    <w:p w14:paraId="0018F0EF" w14:textId="77777777" w:rsidR="00FE6DA4" w:rsidRDefault="00FE6DA4" w:rsidP="00FE6DA4">
      <w:pPr>
        <w:pStyle w:val="ListParagraph"/>
        <w:numPr>
          <w:ilvl w:val="0"/>
          <w:numId w:val="31"/>
        </w:numPr>
      </w:pPr>
      <w:r>
        <w:t>Select all 42 rows of value cells beneath the header row for the 3 annotation columns.</w:t>
      </w:r>
    </w:p>
    <w:p w14:paraId="57DFB81F" w14:textId="77777777" w:rsidR="00FE6DA4" w:rsidRDefault="00FE6DA4" w:rsidP="00FE6DA4">
      <w:pPr>
        <w:pStyle w:val="ListParagraph"/>
        <w:numPr>
          <w:ilvl w:val="0"/>
          <w:numId w:val="31"/>
        </w:numPr>
      </w:pPr>
      <w:r>
        <w:t>Press Ctrl-C to copy the cells.</w:t>
      </w:r>
    </w:p>
    <w:p w14:paraId="3CA7590D" w14:textId="77777777" w:rsidR="00FE6DA4" w:rsidRDefault="00FE6DA4" w:rsidP="00FE6DA4">
      <w:pPr>
        <w:pStyle w:val="ListParagraph"/>
        <w:numPr>
          <w:ilvl w:val="0"/>
          <w:numId w:val="31"/>
        </w:numPr>
      </w:pPr>
      <w:r>
        <w:t xml:space="preserve">In Skyline select the top cell in the </w:t>
      </w:r>
      <w:proofErr w:type="spellStart"/>
      <w:r>
        <w:t>SubjectId</w:t>
      </w:r>
      <w:proofErr w:type="spellEnd"/>
      <w:r>
        <w:t xml:space="preserve"> column.</w:t>
      </w:r>
    </w:p>
    <w:p w14:paraId="7B101C63" w14:textId="77777777" w:rsidR="00FE6DA4" w:rsidRDefault="00FE6DA4" w:rsidP="00972BD0">
      <w:pPr>
        <w:jc w:val="both"/>
      </w:pPr>
      <w:r w:rsidRPr="00FE6DA4">
        <w:rPr>
          <w:b/>
        </w:rPr>
        <w:t>Note</w:t>
      </w:r>
      <w:r>
        <w:t xml:space="preserve">:  Avoid entering cell edit mode on this step.  If you see a blinking cursor inside the top </w:t>
      </w:r>
      <w:proofErr w:type="spellStart"/>
      <w:r>
        <w:t>SubjectId</w:t>
      </w:r>
      <w:proofErr w:type="spellEnd"/>
      <w:r>
        <w:t xml:space="preserve"> cell, press the Esc key.  The </w:t>
      </w:r>
      <w:r>
        <w:rPr>
          <w:b/>
        </w:rPr>
        <w:t>Document Grid</w:t>
      </w:r>
      <w:r>
        <w:t xml:space="preserve"> should look like this:</w:t>
      </w:r>
    </w:p>
    <w:p w14:paraId="341E0BE9" w14:textId="54C146E3" w:rsidR="00FE6DA4" w:rsidRDefault="002B43DA" w:rsidP="00FE6DA4">
      <w:r>
        <w:rPr>
          <w:noProof/>
        </w:rPr>
        <w:lastRenderedPageBreak/>
        <w:drawing>
          <wp:inline distT="0" distB="0" distL="0" distR="0" wp14:anchorId="15C94796" wp14:editId="65CC0627">
            <wp:extent cx="5629275" cy="269557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629275" cy="2695575"/>
                    </a:xfrm>
                    <a:prstGeom prst="rect">
                      <a:avLst/>
                    </a:prstGeom>
                  </pic:spPr>
                </pic:pic>
              </a:graphicData>
            </a:graphic>
          </wp:inline>
        </w:drawing>
      </w:r>
    </w:p>
    <w:p w14:paraId="7FBBAC8D" w14:textId="77777777" w:rsidR="00FE6DA4" w:rsidRDefault="00FE6DA4" w:rsidP="00FE6DA4">
      <w:pPr>
        <w:pStyle w:val="ListParagraph"/>
        <w:numPr>
          <w:ilvl w:val="0"/>
          <w:numId w:val="32"/>
        </w:numPr>
      </w:pPr>
      <w:r>
        <w:t xml:space="preserve">Press Ctrl-V to paste into the </w:t>
      </w:r>
      <w:r>
        <w:rPr>
          <w:b/>
        </w:rPr>
        <w:t>Document Grid</w:t>
      </w:r>
      <w:r>
        <w:t>.</w:t>
      </w:r>
    </w:p>
    <w:p w14:paraId="5DD7A54A" w14:textId="77777777" w:rsidR="00FE6DA4" w:rsidRDefault="00FE6DA4" w:rsidP="00FE6DA4">
      <w:r>
        <w:t xml:space="preserve">Skyline should fill in the cells in the </w:t>
      </w:r>
      <w:r>
        <w:rPr>
          <w:b/>
        </w:rPr>
        <w:t>Document Grid</w:t>
      </w:r>
      <w:r>
        <w:t xml:space="preserve"> with the values from the spreadsheet as follows:</w:t>
      </w:r>
    </w:p>
    <w:p w14:paraId="34ED02B1" w14:textId="4A4EB984" w:rsidR="00FE6DA4" w:rsidRDefault="002B43DA" w:rsidP="00FE6DA4">
      <w:r>
        <w:rPr>
          <w:noProof/>
        </w:rPr>
        <w:drawing>
          <wp:inline distT="0" distB="0" distL="0" distR="0" wp14:anchorId="492FE182" wp14:editId="4CEB08ED">
            <wp:extent cx="5629275" cy="26955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629275" cy="2695575"/>
                    </a:xfrm>
                    <a:prstGeom prst="rect">
                      <a:avLst/>
                    </a:prstGeom>
                  </pic:spPr>
                </pic:pic>
              </a:graphicData>
            </a:graphic>
          </wp:inline>
        </w:drawing>
      </w:r>
    </w:p>
    <w:p w14:paraId="072E56FE" w14:textId="3B035154" w:rsidR="00937707" w:rsidRDefault="00937707" w:rsidP="00937707">
      <w:pPr>
        <w:pStyle w:val="Heading2"/>
      </w:pPr>
      <w:bookmarkStart w:id="59" w:name="_Annotating_Peptides_with"/>
      <w:bookmarkEnd w:id="59"/>
      <w:r>
        <w:t>Annotating Peptides with Problem Peaks</w:t>
      </w:r>
    </w:p>
    <w:p w14:paraId="36717E34" w14:textId="7531FDB4" w:rsidR="00937707" w:rsidRDefault="00CA502C" w:rsidP="00972BD0">
      <w:pPr>
        <w:jc w:val="both"/>
      </w:pPr>
      <w:r>
        <w:t>You may also w</w:t>
      </w:r>
      <w:r w:rsidR="007634E8">
        <w:t>ish</w:t>
      </w:r>
      <w:r>
        <w:t xml:space="preserve"> to annotate the peptides </w:t>
      </w:r>
      <w:r w:rsidR="007634E8">
        <w:t>that</w:t>
      </w:r>
      <w:r>
        <w:t xml:space="preserve"> eithe</w:t>
      </w:r>
      <w:r w:rsidR="007634E8">
        <w:t>r had</w:t>
      </w:r>
      <w:r>
        <w:t xml:space="preserve"> peaks removed or truncated peaks, as </w:t>
      </w:r>
      <w:r w:rsidR="007634E8">
        <w:t xml:space="preserve">both of </w:t>
      </w:r>
      <w:r>
        <w:t>these may cause issues during statistical analysis</w:t>
      </w:r>
      <w:r w:rsidR="00A06F7F">
        <w:t xml:space="preserve">. </w:t>
      </w:r>
      <w:r>
        <w:t>To define the annotation you will use for this purpose, perform the following steps:</w:t>
      </w:r>
    </w:p>
    <w:p w14:paraId="5E466F35" w14:textId="08B47D32" w:rsidR="00CA502C" w:rsidRDefault="0090475C" w:rsidP="0090475C">
      <w:pPr>
        <w:pStyle w:val="ListParagraph"/>
        <w:numPr>
          <w:ilvl w:val="0"/>
          <w:numId w:val="32"/>
        </w:numPr>
      </w:pPr>
      <w:r>
        <w:t xml:space="preserve">On the </w:t>
      </w:r>
      <w:r>
        <w:rPr>
          <w:b/>
        </w:rPr>
        <w:t>Settings</w:t>
      </w:r>
      <w:r>
        <w:t xml:space="preserve"> menu, click </w:t>
      </w:r>
      <w:r w:rsidR="002B43DA">
        <w:rPr>
          <w:b/>
        </w:rPr>
        <w:t>Document Settings</w:t>
      </w:r>
      <w:r>
        <w:t>.</w:t>
      </w:r>
    </w:p>
    <w:p w14:paraId="5D39904B" w14:textId="77777777" w:rsidR="002B43DA" w:rsidRDefault="002B43DA" w:rsidP="002B43DA">
      <w:pPr>
        <w:pStyle w:val="ListParagraph"/>
        <w:numPr>
          <w:ilvl w:val="0"/>
          <w:numId w:val="32"/>
        </w:numPr>
      </w:pPr>
      <w:r>
        <w:t xml:space="preserve">Click the </w:t>
      </w:r>
      <w:r>
        <w:rPr>
          <w:b/>
        </w:rPr>
        <w:t>Edit List</w:t>
      </w:r>
      <w:r>
        <w:t xml:space="preserve"> button in the </w:t>
      </w:r>
      <w:r>
        <w:rPr>
          <w:b/>
        </w:rPr>
        <w:t>Annotations</w:t>
      </w:r>
      <w:r>
        <w:t xml:space="preserve"> tab of the </w:t>
      </w:r>
      <w:r>
        <w:rPr>
          <w:b/>
        </w:rPr>
        <w:t>Document Settings</w:t>
      </w:r>
      <w:r>
        <w:t xml:space="preserve"> form.</w:t>
      </w:r>
    </w:p>
    <w:p w14:paraId="378064A4" w14:textId="542CFA86" w:rsidR="0090475C" w:rsidRDefault="0090475C" w:rsidP="0090475C">
      <w:pPr>
        <w:pStyle w:val="ListParagraph"/>
        <w:numPr>
          <w:ilvl w:val="0"/>
          <w:numId w:val="32"/>
        </w:numPr>
      </w:pPr>
      <w:r>
        <w:t xml:space="preserve">Select the last annotation in the </w:t>
      </w:r>
      <w:r>
        <w:rPr>
          <w:b/>
        </w:rPr>
        <w:t>Annotations</w:t>
      </w:r>
      <w:r>
        <w:t xml:space="preserve"> list.</w:t>
      </w:r>
    </w:p>
    <w:p w14:paraId="7DAF967B" w14:textId="7BD67661" w:rsidR="0090475C" w:rsidRDefault="0090475C" w:rsidP="0090475C">
      <w:pPr>
        <w:pStyle w:val="ListParagraph"/>
        <w:numPr>
          <w:ilvl w:val="0"/>
          <w:numId w:val="32"/>
        </w:numPr>
      </w:pPr>
      <w:r>
        <w:t xml:space="preserve">Click the </w:t>
      </w:r>
      <w:r>
        <w:rPr>
          <w:b/>
        </w:rPr>
        <w:t>Add</w:t>
      </w:r>
      <w:r>
        <w:t xml:space="preserve"> button.</w:t>
      </w:r>
    </w:p>
    <w:p w14:paraId="6D885F7F" w14:textId="337A57DA" w:rsidR="0090475C" w:rsidRDefault="0090475C" w:rsidP="0090475C">
      <w:pPr>
        <w:pStyle w:val="ListParagraph"/>
        <w:numPr>
          <w:ilvl w:val="0"/>
          <w:numId w:val="32"/>
        </w:numPr>
      </w:pPr>
      <w:r>
        <w:lastRenderedPageBreak/>
        <w:t xml:space="preserve">In the </w:t>
      </w:r>
      <w:r>
        <w:rPr>
          <w:b/>
        </w:rPr>
        <w:t>Name</w:t>
      </w:r>
      <w:r>
        <w:t xml:space="preserve"> field of the </w:t>
      </w:r>
      <w:r>
        <w:rPr>
          <w:b/>
        </w:rPr>
        <w:t>Define Annotation</w:t>
      </w:r>
      <w:r>
        <w:t xml:space="preserve"> form</w:t>
      </w:r>
      <w:r w:rsidR="00A13A14">
        <w:t>, enter “</w:t>
      </w:r>
      <w:proofErr w:type="spellStart"/>
      <w:r w:rsidR="00A13A14">
        <w:t>MissingData</w:t>
      </w:r>
      <w:proofErr w:type="spellEnd"/>
      <w:r w:rsidR="00A13A14">
        <w:t>”</w:t>
      </w:r>
      <w:r w:rsidR="006753A0">
        <w:t>.</w:t>
      </w:r>
    </w:p>
    <w:p w14:paraId="1D815DE2" w14:textId="0515CE8E" w:rsidR="006753A0" w:rsidRDefault="006753A0" w:rsidP="0090475C">
      <w:pPr>
        <w:pStyle w:val="ListParagraph"/>
        <w:numPr>
          <w:ilvl w:val="0"/>
          <w:numId w:val="32"/>
        </w:numPr>
      </w:pPr>
      <w:r>
        <w:t xml:space="preserve">From the </w:t>
      </w:r>
      <w:r>
        <w:rPr>
          <w:b/>
        </w:rPr>
        <w:t>Type</w:t>
      </w:r>
      <w:r w:rsidR="00C13EF7">
        <w:t xml:space="preserve"> dropdown list, choose “True/False”</w:t>
      </w:r>
      <w:r>
        <w:t>.</w:t>
      </w:r>
    </w:p>
    <w:p w14:paraId="5BB15354" w14:textId="0841A3D3" w:rsidR="006753A0" w:rsidRDefault="006753A0" w:rsidP="0090475C">
      <w:pPr>
        <w:pStyle w:val="ListParagraph"/>
        <w:numPr>
          <w:ilvl w:val="0"/>
          <w:numId w:val="32"/>
        </w:numPr>
      </w:pPr>
      <w:r>
        <w:t xml:space="preserve">In the </w:t>
      </w:r>
      <w:r>
        <w:rPr>
          <w:b/>
        </w:rPr>
        <w:t>Applies To</w:t>
      </w:r>
      <w:r>
        <w:t xml:space="preserve"> list, check </w:t>
      </w:r>
      <w:r>
        <w:rPr>
          <w:b/>
        </w:rPr>
        <w:t>Peptides</w:t>
      </w:r>
      <w:r>
        <w:t>.</w:t>
      </w:r>
    </w:p>
    <w:p w14:paraId="59367831" w14:textId="0D4B5E5A" w:rsidR="006753A0" w:rsidRDefault="006753A0" w:rsidP="006753A0">
      <w:r>
        <w:t xml:space="preserve">The </w:t>
      </w:r>
      <w:r>
        <w:rPr>
          <w:b/>
        </w:rPr>
        <w:t>Define Annotation</w:t>
      </w:r>
      <w:r>
        <w:t xml:space="preserve"> form should look like:</w:t>
      </w:r>
    </w:p>
    <w:p w14:paraId="3680FBDF" w14:textId="50E3078D" w:rsidR="006753A0" w:rsidRDefault="006753A0" w:rsidP="006753A0">
      <w:r>
        <w:rPr>
          <w:noProof/>
        </w:rPr>
        <w:drawing>
          <wp:inline distT="0" distB="0" distL="0" distR="0" wp14:anchorId="30A591FA" wp14:editId="5ADDF0EC">
            <wp:extent cx="3581400" cy="40100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581400" cy="4010025"/>
                    </a:xfrm>
                    <a:prstGeom prst="rect">
                      <a:avLst/>
                    </a:prstGeom>
                  </pic:spPr>
                </pic:pic>
              </a:graphicData>
            </a:graphic>
          </wp:inline>
        </w:drawing>
      </w:r>
    </w:p>
    <w:p w14:paraId="0F70640E" w14:textId="7B7E77D7" w:rsidR="006753A0" w:rsidRDefault="006753A0" w:rsidP="006753A0">
      <w:pPr>
        <w:pStyle w:val="ListParagraph"/>
        <w:numPr>
          <w:ilvl w:val="0"/>
          <w:numId w:val="34"/>
        </w:numPr>
      </w:pPr>
      <w:r>
        <w:t xml:space="preserve">Click the </w:t>
      </w:r>
      <w:r>
        <w:rPr>
          <w:b/>
        </w:rPr>
        <w:t>OK</w:t>
      </w:r>
      <w:r>
        <w:t xml:space="preserve"> button.</w:t>
      </w:r>
    </w:p>
    <w:p w14:paraId="40D9B841" w14:textId="73703952" w:rsidR="006753A0" w:rsidRDefault="006753A0" w:rsidP="006753A0">
      <w:pPr>
        <w:pStyle w:val="ListParagraph"/>
        <w:numPr>
          <w:ilvl w:val="0"/>
          <w:numId w:val="34"/>
        </w:numPr>
      </w:pPr>
      <w:r>
        <w:t xml:space="preserve">Click the </w:t>
      </w:r>
      <w:r>
        <w:rPr>
          <w:b/>
        </w:rPr>
        <w:t>OK</w:t>
      </w:r>
      <w:r>
        <w:t xml:space="preserve"> button in the </w:t>
      </w:r>
      <w:r>
        <w:rPr>
          <w:b/>
        </w:rPr>
        <w:t>Define Annotations</w:t>
      </w:r>
      <w:r>
        <w:t xml:space="preserve"> form.</w:t>
      </w:r>
    </w:p>
    <w:p w14:paraId="3353EA9D" w14:textId="15FCE797" w:rsidR="006753A0" w:rsidRDefault="00EC4F69" w:rsidP="006753A0">
      <w:pPr>
        <w:pStyle w:val="ListParagraph"/>
        <w:numPr>
          <w:ilvl w:val="0"/>
          <w:numId w:val="34"/>
        </w:numPr>
      </w:pPr>
      <w:r>
        <w:t>Check the “</w:t>
      </w:r>
      <w:proofErr w:type="spellStart"/>
      <w:r>
        <w:t>MissingData</w:t>
      </w:r>
      <w:proofErr w:type="spellEnd"/>
      <w:r>
        <w:t>”</w:t>
      </w:r>
      <w:r w:rsidR="006753A0">
        <w:t xml:space="preserve"> annotation you just defined.</w:t>
      </w:r>
    </w:p>
    <w:p w14:paraId="71F30A1D" w14:textId="2B687E60" w:rsidR="006753A0" w:rsidRDefault="006753A0" w:rsidP="006753A0">
      <w:r>
        <w:t xml:space="preserve">The </w:t>
      </w:r>
      <w:r w:rsidR="002B43DA">
        <w:rPr>
          <w:b/>
        </w:rPr>
        <w:t>Document</w:t>
      </w:r>
      <w:r>
        <w:rPr>
          <w:b/>
        </w:rPr>
        <w:t xml:space="preserve"> Settings</w:t>
      </w:r>
      <w:r>
        <w:t xml:space="preserve"> form should look like:</w:t>
      </w:r>
    </w:p>
    <w:p w14:paraId="15B11470" w14:textId="50736D00" w:rsidR="006753A0" w:rsidRDefault="002B43DA" w:rsidP="006753A0">
      <w:r>
        <w:rPr>
          <w:noProof/>
        </w:rPr>
        <w:lastRenderedPageBreak/>
        <w:drawing>
          <wp:inline distT="0" distB="0" distL="0" distR="0" wp14:anchorId="772982DF" wp14:editId="0E8E981B">
            <wp:extent cx="4991100" cy="328612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991100" cy="3286125"/>
                    </a:xfrm>
                    <a:prstGeom prst="rect">
                      <a:avLst/>
                    </a:prstGeom>
                  </pic:spPr>
                </pic:pic>
              </a:graphicData>
            </a:graphic>
          </wp:inline>
        </w:drawing>
      </w:r>
    </w:p>
    <w:p w14:paraId="10DB6530" w14:textId="46AF3A59" w:rsidR="006753A0" w:rsidRDefault="006753A0" w:rsidP="006753A0">
      <w:pPr>
        <w:pStyle w:val="ListParagraph"/>
        <w:numPr>
          <w:ilvl w:val="0"/>
          <w:numId w:val="35"/>
        </w:numPr>
      </w:pPr>
      <w:r>
        <w:t xml:space="preserve">Click the </w:t>
      </w:r>
      <w:r>
        <w:rPr>
          <w:b/>
        </w:rPr>
        <w:t>OK</w:t>
      </w:r>
      <w:r>
        <w:t xml:space="preserve"> button.</w:t>
      </w:r>
    </w:p>
    <w:p w14:paraId="473E938C" w14:textId="5B3AE2FC" w:rsidR="006753A0" w:rsidRDefault="006753A0" w:rsidP="00972BD0">
      <w:pPr>
        <w:jc w:val="both"/>
      </w:pPr>
      <w:r>
        <w:t>To prepare for setting your new ‘</w:t>
      </w:r>
      <w:proofErr w:type="spellStart"/>
      <w:r>
        <w:t>MissingData</w:t>
      </w:r>
      <w:proofErr w:type="spellEnd"/>
      <w:r>
        <w:t>’ annotation on all peptides with truncated peaks, do the following:</w:t>
      </w:r>
    </w:p>
    <w:p w14:paraId="53D2DB7B" w14:textId="6A84400D" w:rsidR="006753A0" w:rsidRDefault="00115964" w:rsidP="006753A0">
      <w:pPr>
        <w:pStyle w:val="ListParagraph"/>
        <w:numPr>
          <w:ilvl w:val="0"/>
          <w:numId w:val="35"/>
        </w:numPr>
      </w:pPr>
      <w:r>
        <w:t xml:space="preserve">In the </w:t>
      </w:r>
      <w:r>
        <w:rPr>
          <w:b/>
        </w:rPr>
        <w:t>Document Grid</w:t>
      </w:r>
      <w:r>
        <w:t xml:space="preserve">, on the </w:t>
      </w:r>
      <w:r>
        <w:rPr>
          <w:b/>
        </w:rPr>
        <w:t>Views</w:t>
      </w:r>
      <w:r w:rsidR="00310863">
        <w:t xml:space="preserve"> menu, click the “Truncated Precursors”</w:t>
      </w:r>
      <w:r>
        <w:t xml:space="preserve"> view you created before.</w:t>
      </w:r>
    </w:p>
    <w:p w14:paraId="482E2066" w14:textId="126B47A6" w:rsidR="00115964" w:rsidRDefault="00115964" w:rsidP="006753A0">
      <w:pPr>
        <w:pStyle w:val="ListParagraph"/>
        <w:numPr>
          <w:ilvl w:val="0"/>
          <w:numId w:val="35"/>
        </w:numPr>
      </w:pPr>
      <w:r>
        <w:t xml:space="preserve">On the </w:t>
      </w:r>
      <w:r w:rsidR="00E30994">
        <w:t xml:space="preserve">same </w:t>
      </w:r>
      <w:r w:rsidR="00E30994">
        <w:rPr>
          <w:b/>
        </w:rPr>
        <w:t>Views</w:t>
      </w:r>
      <w:r w:rsidR="00E30994">
        <w:t xml:space="preserve"> menu, click </w:t>
      </w:r>
      <w:r w:rsidR="00E30994">
        <w:rPr>
          <w:b/>
        </w:rPr>
        <w:t>Edit View</w:t>
      </w:r>
      <w:r w:rsidR="00E30994">
        <w:t>.</w:t>
      </w:r>
    </w:p>
    <w:p w14:paraId="092D96E5" w14:textId="6E9A1420" w:rsidR="00E30994" w:rsidRDefault="00E30994" w:rsidP="006753A0">
      <w:pPr>
        <w:pStyle w:val="ListParagraph"/>
        <w:numPr>
          <w:ilvl w:val="0"/>
          <w:numId w:val="35"/>
        </w:numPr>
      </w:pPr>
      <w:r>
        <w:t xml:space="preserve">On the </w:t>
      </w:r>
      <w:r w:rsidRPr="00E30994">
        <w:rPr>
          <w:b/>
        </w:rPr>
        <w:t>Customize View</w:t>
      </w:r>
      <w:r>
        <w:t xml:space="preserve"> form, e</w:t>
      </w:r>
      <w:r w:rsidRPr="00E30994">
        <w:t>xpand</w:t>
      </w:r>
      <w:r>
        <w:t xml:space="preserve"> the </w:t>
      </w:r>
      <w:r>
        <w:rPr>
          <w:b/>
        </w:rPr>
        <w:t xml:space="preserve">Columns </w:t>
      </w:r>
      <w:r>
        <w:t xml:space="preserve">tree to check Proteins &gt; Peptides &gt; </w:t>
      </w:r>
      <w:proofErr w:type="spellStart"/>
      <w:r>
        <w:t>MissingData</w:t>
      </w:r>
      <w:proofErr w:type="spellEnd"/>
      <w:r>
        <w:t>, to add a column for the annotation you just created.</w:t>
      </w:r>
    </w:p>
    <w:p w14:paraId="798F8014" w14:textId="714F815A" w:rsidR="00E30994" w:rsidRDefault="00E30994" w:rsidP="00E30994">
      <w:r>
        <w:t xml:space="preserve">The </w:t>
      </w:r>
      <w:r>
        <w:rPr>
          <w:b/>
        </w:rPr>
        <w:t>Customize View</w:t>
      </w:r>
      <w:r>
        <w:t xml:space="preserve"> form should look like this:</w:t>
      </w:r>
    </w:p>
    <w:p w14:paraId="0E6C719E" w14:textId="7CF8A696" w:rsidR="00E30994" w:rsidRDefault="009B5B52" w:rsidP="00E30994">
      <w:r>
        <w:rPr>
          <w:noProof/>
        </w:rPr>
        <w:lastRenderedPageBreak/>
        <w:drawing>
          <wp:inline distT="0" distB="0" distL="0" distR="0" wp14:anchorId="6A1BC47F" wp14:editId="1E1FF98F">
            <wp:extent cx="5943600" cy="48069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4806950"/>
                    </a:xfrm>
                    <a:prstGeom prst="rect">
                      <a:avLst/>
                    </a:prstGeom>
                  </pic:spPr>
                </pic:pic>
              </a:graphicData>
            </a:graphic>
          </wp:inline>
        </w:drawing>
      </w:r>
    </w:p>
    <w:p w14:paraId="3383AACC" w14:textId="07E41113" w:rsidR="00E30994" w:rsidRDefault="00E30994" w:rsidP="00E30994">
      <w:pPr>
        <w:pStyle w:val="ListParagraph"/>
        <w:numPr>
          <w:ilvl w:val="0"/>
          <w:numId w:val="36"/>
        </w:numPr>
      </w:pPr>
      <w:r>
        <w:t xml:space="preserve">Click the </w:t>
      </w:r>
      <w:r>
        <w:rPr>
          <w:b/>
        </w:rPr>
        <w:t>OK</w:t>
      </w:r>
      <w:r>
        <w:t xml:space="preserve"> button.</w:t>
      </w:r>
    </w:p>
    <w:p w14:paraId="47E0D936" w14:textId="38008A81" w:rsidR="00307863" w:rsidRDefault="00307863" w:rsidP="00E30994">
      <w:pPr>
        <w:pStyle w:val="ListParagraph"/>
        <w:numPr>
          <w:ilvl w:val="0"/>
          <w:numId w:val="36"/>
        </w:numPr>
      </w:pPr>
      <w:r>
        <w:t>Click the “Count Truncated” column header twice to sort descending.</w:t>
      </w:r>
    </w:p>
    <w:p w14:paraId="536FBB1A" w14:textId="4A50131F" w:rsidR="00E30994" w:rsidRDefault="008F403E" w:rsidP="00E30994">
      <w:r>
        <w:t xml:space="preserve">The </w:t>
      </w:r>
      <w:r>
        <w:rPr>
          <w:b/>
        </w:rPr>
        <w:t>Document Grid</w:t>
      </w:r>
      <w:r>
        <w:t xml:space="preserve"> should look like this:</w:t>
      </w:r>
    </w:p>
    <w:p w14:paraId="6F8B33D3" w14:textId="352E9648" w:rsidR="008F403E" w:rsidRDefault="009B5B52" w:rsidP="00E30994">
      <w:r>
        <w:rPr>
          <w:noProof/>
        </w:rPr>
        <w:lastRenderedPageBreak/>
        <w:drawing>
          <wp:inline distT="0" distB="0" distL="0" distR="0" wp14:anchorId="57481807" wp14:editId="03CEB683">
            <wp:extent cx="5629275" cy="281940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629275" cy="2819400"/>
                    </a:xfrm>
                    <a:prstGeom prst="rect">
                      <a:avLst/>
                    </a:prstGeom>
                  </pic:spPr>
                </pic:pic>
              </a:graphicData>
            </a:graphic>
          </wp:inline>
        </w:drawing>
      </w:r>
    </w:p>
    <w:p w14:paraId="3B8CECFF" w14:textId="15A10157" w:rsidR="008F403E" w:rsidRDefault="008F403E" w:rsidP="00972BD0">
      <w:pPr>
        <w:jc w:val="both"/>
      </w:pPr>
      <w:r>
        <w:t xml:space="preserve">Depending on how you processed the rest of your document, there may or may not be exactly </w:t>
      </w:r>
      <w:r w:rsidR="008B2BE7">
        <w:t>223</w:t>
      </w:r>
      <w:r>
        <w:t xml:space="preserve"> truncated precursor peak groups.</w:t>
      </w:r>
      <w:r w:rsidR="00310863">
        <w:t xml:space="preserve">  You could check the “</w:t>
      </w:r>
      <w:proofErr w:type="spellStart"/>
      <w:r w:rsidR="000D218B">
        <w:t>MissingData</w:t>
      </w:r>
      <w:proofErr w:type="spellEnd"/>
      <w:r w:rsidR="00310863">
        <w:t>”</w:t>
      </w:r>
      <w:r w:rsidR="000D218B">
        <w:t xml:space="preserve"> check boxes one peptide at a time.  Once you check </w:t>
      </w:r>
      <w:r w:rsidR="00B57888">
        <w:t>a box</w:t>
      </w:r>
      <w:r w:rsidR="000D218B">
        <w:t xml:space="preserve"> for any peptide, the rest will check automatically, because</w:t>
      </w:r>
      <w:r w:rsidR="00B57888">
        <w:t xml:space="preserve"> the</w:t>
      </w:r>
      <w:r w:rsidR="000D218B">
        <w:t xml:space="preserve"> annotations apply only once to any peptide.</w:t>
      </w:r>
      <w:r w:rsidR="00F77800">
        <w:t xml:space="preserve">  Try this now by doing the following:</w:t>
      </w:r>
    </w:p>
    <w:p w14:paraId="6F231C94" w14:textId="53CC676A" w:rsidR="00F77800" w:rsidRDefault="00F77800" w:rsidP="00F77800">
      <w:pPr>
        <w:pStyle w:val="ListParagraph"/>
        <w:numPr>
          <w:ilvl w:val="0"/>
          <w:numId w:val="36"/>
        </w:numPr>
      </w:pPr>
      <w:r>
        <w:t>Check the checkbox in the first row of t</w:t>
      </w:r>
      <w:r w:rsidR="00310863">
        <w:t>he grid, immediately under the “</w:t>
      </w:r>
      <w:proofErr w:type="spellStart"/>
      <w:r w:rsidR="00310863">
        <w:t>MissingData</w:t>
      </w:r>
      <w:proofErr w:type="spellEnd"/>
      <w:r w:rsidR="00310863">
        <w:t>”</w:t>
      </w:r>
      <w:r>
        <w:t xml:space="preserve"> header.</w:t>
      </w:r>
    </w:p>
    <w:p w14:paraId="6C5D22F9" w14:textId="790C511B" w:rsidR="00F77800" w:rsidRDefault="00F77800" w:rsidP="00F77800">
      <w:pPr>
        <w:pStyle w:val="ListParagraph"/>
        <w:numPr>
          <w:ilvl w:val="0"/>
          <w:numId w:val="36"/>
        </w:numPr>
      </w:pPr>
      <w:r>
        <w:t>Press the Enter key.</w:t>
      </w:r>
    </w:p>
    <w:p w14:paraId="1E872860" w14:textId="1EBEEFF3" w:rsidR="00700538" w:rsidRDefault="00700538" w:rsidP="00700538">
      <w:r>
        <w:t xml:space="preserve">The </w:t>
      </w:r>
      <w:r>
        <w:rPr>
          <w:b/>
        </w:rPr>
        <w:t>Document Grid</w:t>
      </w:r>
      <w:r>
        <w:t xml:space="preserve"> should now look like this:</w:t>
      </w:r>
    </w:p>
    <w:p w14:paraId="5A202882" w14:textId="3C390B9C" w:rsidR="00700538" w:rsidRDefault="009B5B52" w:rsidP="00700538">
      <w:r>
        <w:rPr>
          <w:noProof/>
        </w:rPr>
        <w:drawing>
          <wp:inline distT="0" distB="0" distL="0" distR="0" wp14:anchorId="737F3B02" wp14:editId="7307A5AC">
            <wp:extent cx="5629275" cy="2819400"/>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629275" cy="2819400"/>
                    </a:xfrm>
                    <a:prstGeom prst="rect">
                      <a:avLst/>
                    </a:prstGeom>
                  </pic:spPr>
                </pic:pic>
              </a:graphicData>
            </a:graphic>
          </wp:inline>
        </w:drawing>
      </w:r>
    </w:p>
    <w:p w14:paraId="1760044B" w14:textId="38DB8A54" w:rsidR="00700538" w:rsidRDefault="00700538" w:rsidP="00972BD0">
      <w:pPr>
        <w:jc w:val="both"/>
      </w:pPr>
      <w:r>
        <w:t xml:space="preserve">You can also use Excel and the </w:t>
      </w:r>
      <w:r>
        <w:rPr>
          <w:b/>
        </w:rPr>
        <w:t>Document Grid</w:t>
      </w:r>
      <w:r>
        <w:t xml:space="preserve"> support for pasting values to set all 163 rows in a single paste as follows:</w:t>
      </w:r>
    </w:p>
    <w:p w14:paraId="0A746D49" w14:textId="3B638E80" w:rsidR="00700538" w:rsidRDefault="00700538" w:rsidP="00700538">
      <w:pPr>
        <w:pStyle w:val="ListParagraph"/>
        <w:numPr>
          <w:ilvl w:val="0"/>
          <w:numId w:val="37"/>
        </w:numPr>
      </w:pPr>
      <w:r>
        <w:lastRenderedPageBreak/>
        <w:t>In a blank spreadsheet in Excel, scroll down to row 163.</w:t>
      </w:r>
    </w:p>
    <w:p w14:paraId="486DE7D4" w14:textId="0A56F210" w:rsidR="00700538" w:rsidRDefault="00B957A2" w:rsidP="00700538">
      <w:pPr>
        <w:pStyle w:val="ListParagraph"/>
        <w:numPr>
          <w:ilvl w:val="0"/>
          <w:numId w:val="37"/>
        </w:numPr>
      </w:pPr>
      <w:r>
        <w:t>Enter “TRUE”</w:t>
      </w:r>
      <w:r w:rsidR="00700538">
        <w:t xml:space="preserve"> in the first column of row 163.</w:t>
      </w:r>
    </w:p>
    <w:p w14:paraId="59A4CED7" w14:textId="77ADB152" w:rsidR="00700538" w:rsidRDefault="00700538" w:rsidP="00700538">
      <w:pPr>
        <w:pStyle w:val="ListParagraph"/>
        <w:numPr>
          <w:ilvl w:val="0"/>
          <w:numId w:val="37"/>
        </w:numPr>
      </w:pPr>
      <w:r>
        <w:t>Select the cell you just entered.</w:t>
      </w:r>
    </w:p>
    <w:p w14:paraId="3CBB475E" w14:textId="4065DBD8" w:rsidR="00700538" w:rsidRDefault="00700538" w:rsidP="00700538">
      <w:pPr>
        <w:pStyle w:val="ListParagraph"/>
        <w:numPr>
          <w:ilvl w:val="0"/>
          <w:numId w:val="37"/>
        </w:numPr>
      </w:pPr>
      <w:r>
        <w:t>Click-and-drag the range extension square in the lower right corner of the selection rectangle to fill cells in the first column fr</w:t>
      </w:r>
      <w:r w:rsidR="00E57406">
        <w:t>om row 163 to 1 with the value “TRUE”</w:t>
      </w:r>
      <w:r>
        <w:t>.</w:t>
      </w:r>
    </w:p>
    <w:p w14:paraId="5293C270" w14:textId="08CBCF13" w:rsidR="00700538" w:rsidRDefault="00700538" w:rsidP="00700538">
      <w:pPr>
        <w:pStyle w:val="ListParagraph"/>
        <w:numPr>
          <w:ilvl w:val="0"/>
          <w:numId w:val="37"/>
        </w:numPr>
      </w:pPr>
      <w:r>
        <w:t>Press Ctrl-C to copy these cells.</w:t>
      </w:r>
    </w:p>
    <w:p w14:paraId="099734A8" w14:textId="5040C9FC" w:rsidR="00700538" w:rsidRDefault="00700538" w:rsidP="00700538">
      <w:pPr>
        <w:pStyle w:val="ListParagraph"/>
        <w:numPr>
          <w:ilvl w:val="0"/>
          <w:numId w:val="37"/>
        </w:numPr>
      </w:pPr>
      <w:r>
        <w:t>Return to Skyline an</w:t>
      </w:r>
      <w:r w:rsidR="00E57406">
        <w:t>d select the first cell in the “</w:t>
      </w:r>
      <w:proofErr w:type="spellStart"/>
      <w:r w:rsidR="00E57406">
        <w:t>MissingData</w:t>
      </w:r>
      <w:proofErr w:type="spellEnd"/>
      <w:r w:rsidR="00E57406">
        <w:t>”</w:t>
      </w:r>
      <w:r>
        <w:t xml:space="preserve"> column.</w:t>
      </w:r>
    </w:p>
    <w:p w14:paraId="5EF08819" w14:textId="2A8632AE" w:rsidR="00700538" w:rsidRDefault="00700538" w:rsidP="00700538">
      <w:pPr>
        <w:pStyle w:val="ListParagraph"/>
        <w:numPr>
          <w:ilvl w:val="0"/>
          <w:numId w:val="37"/>
        </w:numPr>
      </w:pPr>
      <w:r>
        <w:t xml:space="preserve">Press Ctrl-V to paste ‘TRUE’ values into all 163 rows from </w:t>
      </w:r>
      <w:r w:rsidR="00E57406">
        <w:t>“</w:t>
      </w:r>
      <w:proofErr w:type="spellStart"/>
      <w:r>
        <w:t>Missing</w:t>
      </w:r>
      <w:r w:rsidR="00E57406">
        <w:t>Data</w:t>
      </w:r>
      <w:proofErr w:type="spellEnd"/>
      <w:r w:rsidR="00E57406">
        <w:t>”</w:t>
      </w:r>
      <w:r>
        <w:t>.</w:t>
      </w:r>
    </w:p>
    <w:p w14:paraId="134C252F" w14:textId="370F21E0" w:rsidR="00700538" w:rsidRDefault="00700538" w:rsidP="00972BD0">
      <w:pPr>
        <w:jc w:val="both"/>
      </w:pPr>
      <w:r>
        <w:t xml:space="preserve">You may realize that this </w:t>
      </w:r>
      <w:r w:rsidR="00B57888">
        <w:t xml:space="preserve">seems </w:t>
      </w:r>
      <w:r>
        <w:t>a</w:t>
      </w:r>
      <w:r w:rsidR="00FB6A20">
        <w:t xml:space="preserve"> little redundant</w:t>
      </w:r>
      <w:r w:rsidR="00B57888">
        <w:t>.</w:t>
      </w:r>
      <w:r w:rsidR="00FB6A20">
        <w:t xml:space="preserve"> </w:t>
      </w:r>
      <w:r w:rsidR="00B57888">
        <w:t xml:space="preserve"> You</w:t>
      </w:r>
      <w:r>
        <w:t xml:space="preserve"> only need to set the </w:t>
      </w:r>
      <w:proofErr w:type="spellStart"/>
      <w:r>
        <w:t>MissingData</w:t>
      </w:r>
      <w:proofErr w:type="spellEnd"/>
      <w:r>
        <w:t xml:space="preserve"> annotation to true once for every peptide</w:t>
      </w:r>
      <w:r w:rsidR="00B57888">
        <w:t>.</w:t>
      </w:r>
      <w:r>
        <w:t xml:space="preserve"> </w:t>
      </w:r>
      <w:r w:rsidR="00B57888">
        <w:t>However, doing this</w:t>
      </w:r>
      <w:r>
        <w:t xml:space="preserve"> achieve</w:t>
      </w:r>
      <w:r w:rsidR="00B57888">
        <w:t>s</w:t>
      </w:r>
      <w:r>
        <w:t xml:space="preserve"> the desired </w:t>
      </w:r>
      <w:r w:rsidR="00FB6A20">
        <w:t>result</w:t>
      </w:r>
      <w:r>
        <w:t xml:space="preserve"> </w:t>
      </w:r>
      <w:r w:rsidR="00FB6A20">
        <w:t xml:space="preserve">more quickly than </w:t>
      </w:r>
      <w:r w:rsidR="00B57888">
        <w:t xml:space="preserve">by </w:t>
      </w:r>
      <w:r w:rsidR="00FB6A20">
        <w:t>clicking</w:t>
      </w:r>
      <w:r>
        <w:t xml:space="preserve"> a check box for each of the 31 peptides with truncated peaks.</w:t>
      </w:r>
    </w:p>
    <w:p w14:paraId="4A501E76" w14:textId="78AC5E04" w:rsidR="00F5792F" w:rsidRDefault="00F5792F" w:rsidP="00972BD0">
      <w:pPr>
        <w:jc w:val="both"/>
      </w:pPr>
      <w:r>
        <w:t xml:space="preserve">Once you have performed the steps above, you </w:t>
      </w:r>
      <w:r w:rsidR="00B57888">
        <w:t>should notice</w:t>
      </w:r>
      <w:r>
        <w:t xml:space="preserve"> that many of the peptides at the top of the </w:t>
      </w:r>
      <w:r>
        <w:rPr>
          <w:b/>
        </w:rPr>
        <w:t>Targets</w:t>
      </w:r>
      <w:r>
        <w:t xml:space="preserve"> list are now marked with a small red triangle above and right of the peptide name.</w:t>
      </w:r>
    </w:p>
    <w:p w14:paraId="3465B5ED" w14:textId="7ABB1251" w:rsidR="00F5792F" w:rsidRDefault="00F5792F" w:rsidP="00700538">
      <w:r>
        <w:rPr>
          <w:noProof/>
        </w:rPr>
        <w:drawing>
          <wp:inline distT="0" distB="0" distL="0" distR="0" wp14:anchorId="25671F0B" wp14:editId="063001A0">
            <wp:extent cx="2806700" cy="59626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806700" cy="596265"/>
                    </a:xfrm>
                    <a:prstGeom prst="rect">
                      <a:avLst/>
                    </a:prstGeom>
                    <a:noFill/>
                    <a:ln>
                      <a:noFill/>
                    </a:ln>
                  </pic:spPr>
                </pic:pic>
              </a:graphicData>
            </a:graphic>
          </wp:inline>
        </w:drawing>
      </w:r>
    </w:p>
    <w:p w14:paraId="224F0163" w14:textId="77777777" w:rsidR="00B442C8" w:rsidRDefault="00F5792F" w:rsidP="00972BD0">
      <w:pPr>
        <w:jc w:val="both"/>
      </w:pPr>
      <w:r>
        <w:t>If you hover the mouse cursor over one of these triangles, you will see a tip appear with the text “</w:t>
      </w:r>
      <w:r w:rsidRPr="00F5792F">
        <w:rPr>
          <w:b/>
        </w:rPr>
        <w:t>Missing Data</w:t>
      </w:r>
      <w:r>
        <w:t xml:space="preserve"> True”.</w:t>
      </w:r>
    </w:p>
    <w:p w14:paraId="75BA9A4B" w14:textId="51CC6D8E" w:rsidR="00F5792F" w:rsidRPr="00666FA4" w:rsidRDefault="00B442C8" w:rsidP="00972BD0">
      <w:pPr>
        <w:jc w:val="both"/>
      </w:pPr>
      <w:r>
        <w:t>Now repeat</w:t>
      </w:r>
      <w:r w:rsidR="002B6B86">
        <w:t xml:space="preserve"> this process for all of the peptides where you removed the peak entirely instead </w:t>
      </w:r>
      <w:r w:rsidR="00950F5F">
        <w:t>of integrating a truncated peak by doing the following:</w:t>
      </w:r>
    </w:p>
    <w:p w14:paraId="2A93B9FA" w14:textId="1DDDB268" w:rsidR="00666FA4" w:rsidRDefault="00666FA4" w:rsidP="007F632F">
      <w:pPr>
        <w:pStyle w:val="ListParagraph"/>
        <w:numPr>
          <w:ilvl w:val="0"/>
          <w:numId w:val="32"/>
        </w:numPr>
      </w:pPr>
      <w:r>
        <w:t xml:space="preserve">On the </w:t>
      </w:r>
      <w:r>
        <w:rPr>
          <w:b/>
        </w:rPr>
        <w:t>Views</w:t>
      </w:r>
      <w:r>
        <w:t xml:space="preserve"> menu of the </w:t>
      </w:r>
      <w:r>
        <w:rPr>
          <w:b/>
        </w:rPr>
        <w:t>Document Grid</w:t>
      </w:r>
      <w:r>
        <w:t xml:space="preserve">, click </w:t>
      </w:r>
      <w:r>
        <w:rPr>
          <w:b/>
        </w:rPr>
        <w:t>Manage Views</w:t>
      </w:r>
      <w:r>
        <w:t>.</w:t>
      </w:r>
    </w:p>
    <w:p w14:paraId="0D26A03B" w14:textId="4BAFD672" w:rsidR="00666FA4" w:rsidRDefault="00666FA4" w:rsidP="007F632F">
      <w:pPr>
        <w:pStyle w:val="ListParagraph"/>
        <w:numPr>
          <w:ilvl w:val="0"/>
          <w:numId w:val="32"/>
        </w:numPr>
      </w:pPr>
      <w:r>
        <w:t xml:space="preserve">Select the </w:t>
      </w:r>
      <w:r w:rsidR="00F82DC4">
        <w:t>“Truncated Precursors”</w:t>
      </w:r>
      <w:r w:rsidR="00E17283">
        <w:t xml:space="preserve"> view you have been using.</w:t>
      </w:r>
    </w:p>
    <w:p w14:paraId="74DE9C72" w14:textId="74468346" w:rsidR="00E17283" w:rsidRDefault="00E17283" w:rsidP="007F632F">
      <w:pPr>
        <w:pStyle w:val="ListParagraph"/>
        <w:numPr>
          <w:ilvl w:val="0"/>
          <w:numId w:val="32"/>
        </w:numPr>
      </w:pPr>
      <w:r>
        <w:t xml:space="preserve">Click the </w:t>
      </w:r>
      <w:r>
        <w:rPr>
          <w:b/>
        </w:rPr>
        <w:t>Copy</w:t>
      </w:r>
      <w:r w:rsidR="004827C1">
        <w:t xml:space="preserve"> button.</w:t>
      </w:r>
    </w:p>
    <w:p w14:paraId="579E7049" w14:textId="50EFCA55" w:rsidR="004827C1" w:rsidRDefault="004827C1" w:rsidP="007F632F">
      <w:pPr>
        <w:pStyle w:val="ListParagraph"/>
        <w:numPr>
          <w:ilvl w:val="0"/>
          <w:numId w:val="32"/>
        </w:numPr>
      </w:pPr>
      <w:r>
        <w:t xml:space="preserve">In the </w:t>
      </w:r>
      <w:r>
        <w:rPr>
          <w:b/>
        </w:rPr>
        <w:t>View Name</w:t>
      </w:r>
      <w:r>
        <w:t xml:space="preserve"> field of the </w:t>
      </w:r>
      <w:r>
        <w:rPr>
          <w:b/>
        </w:rPr>
        <w:t>Customize View</w:t>
      </w:r>
      <w:r w:rsidR="00F82DC4">
        <w:t xml:space="preserve"> form, enter “Missing Peaks”</w:t>
      </w:r>
      <w:r>
        <w:t>.</w:t>
      </w:r>
    </w:p>
    <w:p w14:paraId="34E73795" w14:textId="16262F8C" w:rsidR="004827C1" w:rsidRDefault="006F4360" w:rsidP="007F632F">
      <w:pPr>
        <w:pStyle w:val="ListParagraph"/>
        <w:numPr>
          <w:ilvl w:val="0"/>
          <w:numId w:val="32"/>
        </w:numPr>
      </w:pPr>
      <w:r>
        <w:t xml:space="preserve">Remove the </w:t>
      </w:r>
      <w:r>
        <w:rPr>
          <w:b/>
        </w:rPr>
        <w:t>Precursors</w:t>
      </w:r>
      <w:r w:rsidR="004827C1">
        <w:t xml:space="preserve"> </w:t>
      </w:r>
      <w:r>
        <w:t>and</w:t>
      </w:r>
      <w:r w:rsidR="004827C1">
        <w:t xml:space="preserve"> </w:t>
      </w:r>
      <w:r w:rsidR="004827C1">
        <w:rPr>
          <w:b/>
        </w:rPr>
        <w:t>Count Truncated</w:t>
      </w:r>
      <w:r w:rsidR="004827C1">
        <w:t xml:space="preserve"> column</w:t>
      </w:r>
      <w:r>
        <w:t>s</w:t>
      </w:r>
      <w:r w:rsidR="004827C1">
        <w:t xml:space="preserve"> using the </w:t>
      </w:r>
      <w:r>
        <w:rPr>
          <w:noProof/>
        </w:rPr>
        <w:drawing>
          <wp:inline distT="0" distB="0" distL="0" distR="0" wp14:anchorId="61A6EA60" wp14:editId="3CDA01A8">
            <wp:extent cx="142875" cy="13525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42875" cy="135255"/>
                    </a:xfrm>
                    <a:prstGeom prst="rect">
                      <a:avLst/>
                    </a:prstGeom>
                    <a:noFill/>
                    <a:ln>
                      <a:noFill/>
                    </a:ln>
                  </pic:spPr>
                </pic:pic>
              </a:graphicData>
            </a:graphic>
          </wp:inline>
        </w:drawing>
      </w:r>
      <w:r>
        <w:t xml:space="preserve"> button</w:t>
      </w:r>
      <w:r w:rsidR="004827C1">
        <w:t xml:space="preserve"> to the right of the columns list.</w:t>
      </w:r>
    </w:p>
    <w:p w14:paraId="51FAD677" w14:textId="78EF7533" w:rsidR="006F4360" w:rsidRDefault="006F4360" w:rsidP="007F632F">
      <w:pPr>
        <w:pStyle w:val="ListParagraph"/>
        <w:numPr>
          <w:ilvl w:val="0"/>
          <w:numId w:val="32"/>
        </w:numPr>
      </w:pPr>
      <w:r>
        <w:t xml:space="preserve">Check the </w:t>
      </w:r>
      <w:r>
        <w:rPr>
          <w:b/>
        </w:rPr>
        <w:t>Pivot Replicate Name</w:t>
      </w:r>
      <w:r>
        <w:t xml:space="preserve"> checkbox.</w:t>
      </w:r>
    </w:p>
    <w:p w14:paraId="6795CD3C" w14:textId="00379E1E" w:rsidR="006F4360" w:rsidRDefault="006F4360" w:rsidP="006F4360">
      <w:r>
        <w:t xml:space="preserve">The </w:t>
      </w:r>
      <w:r>
        <w:rPr>
          <w:b/>
        </w:rPr>
        <w:t>Customize View</w:t>
      </w:r>
      <w:r>
        <w:t xml:space="preserve"> form should look like this:</w:t>
      </w:r>
    </w:p>
    <w:p w14:paraId="15809097" w14:textId="56D74270" w:rsidR="006F4360" w:rsidRDefault="006F4360" w:rsidP="006F4360">
      <w:r>
        <w:rPr>
          <w:noProof/>
        </w:rPr>
        <w:lastRenderedPageBreak/>
        <w:drawing>
          <wp:inline distT="0" distB="0" distL="0" distR="0" wp14:anchorId="1B1CB04F" wp14:editId="17E88355">
            <wp:extent cx="5943600" cy="324167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943600" cy="3241675"/>
                    </a:xfrm>
                    <a:prstGeom prst="rect">
                      <a:avLst/>
                    </a:prstGeom>
                  </pic:spPr>
                </pic:pic>
              </a:graphicData>
            </a:graphic>
          </wp:inline>
        </w:drawing>
      </w:r>
    </w:p>
    <w:p w14:paraId="4E03015C" w14:textId="7FFB480F" w:rsidR="006F4360" w:rsidRDefault="006F4360" w:rsidP="00EC26FB">
      <w:pPr>
        <w:pStyle w:val="ListParagraph"/>
        <w:numPr>
          <w:ilvl w:val="0"/>
          <w:numId w:val="38"/>
        </w:numPr>
      </w:pPr>
      <w:r>
        <w:t xml:space="preserve">Click the </w:t>
      </w:r>
      <w:r>
        <w:rPr>
          <w:b/>
        </w:rPr>
        <w:t>Filter</w:t>
      </w:r>
      <w:r>
        <w:t xml:space="preserve"> tab.</w:t>
      </w:r>
    </w:p>
    <w:p w14:paraId="1D1C3A42" w14:textId="760C506A" w:rsidR="00076A34" w:rsidRDefault="00076A34" w:rsidP="00EC26FB">
      <w:pPr>
        <w:pStyle w:val="ListParagraph"/>
        <w:numPr>
          <w:ilvl w:val="0"/>
          <w:numId w:val="38"/>
        </w:numPr>
      </w:pPr>
      <w:r>
        <w:t xml:space="preserve">Click the </w:t>
      </w:r>
      <w:r>
        <w:rPr>
          <w:noProof/>
        </w:rPr>
        <w:drawing>
          <wp:inline distT="0" distB="0" distL="0" distR="0" wp14:anchorId="52D59B22" wp14:editId="67AD55DE">
            <wp:extent cx="142875" cy="13525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42875" cy="135255"/>
                    </a:xfrm>
                    <a:prstGeom prst="rect">
                      <a:avLst/>
                    </a:prstGeom>
                    <a:noFill/>
                    <a:ln>
                      <a:noFill/>
                    </a:ln>
                  </pic:spPr>
                </pic:pic>
              </a:graphicData>
            </a:graphic>
          </wp:inline>
        </w:drawing>
      </w:r>
      <w:r>
        <w:t xml:space="preserve"> button to remove the existing filter on </w:t>
      </w:r>
      <w:r>
        <w:rPr>
          <w:b/>
        </w:rPr>
        <w:t>Count Truncated</w:t>
      </w:r>
      <w:r>
        <w:t>.</w:t>
      </w:r>
    </w:p>
    <w:p w14:paraId="75740BF2" w14:textId="3051005A" w:rsidR="006F4360" w:rsidRDefault="00076A34" w:rsidP="00EC26FB">
      <w:pPr>
        <w:pStyle w:val="ListParagraph"/>
        <w:numPr>
          <w:ilvl w:val="0"/>
          <w:numId w:val="38"/>
        </w:numPr>
      </w:pPr>
      <w:r>
        <w:t>E</w:t>
      </w:r>
      <w:r w:rsidRPr="00E30994">
        <w:t>xpand</w:t>
      </w:r>
      <w:r>
        <w:t xml:space="preserve"> the columns tree to check Proteins &gt; Peptides &gt; Precursors &gt; Precursor Results, to add a filter for the </w:t>
      </w:r>
      <w:r>
        <w:rPr>
          <w:b/>
        </w:rPr>
        <w:t xml:space="preserve">Total Area </w:t>
      </w:r>
      <w:r>
        <w:t>column.</w:t>
      </w:r>
    </w:p>
    <w:p w14:paraId="5CFEA6C7" w14:textId="598ACBC1" w:rsidR="00076A34" w:rsidRDefault="00076A34" w:rsidP="00EC26FB">
      <w:pPr>
        <w:pStyle w:val="ListParagraph"/>
        <w:numPr>
          <w:ilvl w:val="0"/>
          <w:numId w:val="38"/>
        </w:numPr>
      </w:pPr>
      <w:r>
        <w:t xml:space="preserve">In the </w:t>
      </w:r>
      <w:r>
        <w:rPr>
          <w:b/>
        </w:rPr>
        <w:t>Operation</w:t>
      </w:r>
      <w:r w:rsidR="00F82DC4">
        <w:t xml:space="preserve"> column, choose “Is Blank”</w:t>
      </w:r>
      <w:r>
        <w:t>.</w:t>
      </w:r>
    </w:p>
    <w:p w14:paraId="01977D9A" w14:textId="48A2E8A9" w:rsidR="00076A34" w:rsidRDefault="00076A34" w:rsidP="00076A34">
      <w:r>
        <w:t xml:space="preserve">The </w:t>
      </w:r>
      <w:r>
        <w:rPr>
          <w:b/>
        </w:rPr>
        <w:t>Customize View</w:t>
      </w:r>
      <w:r>
        <w:t xml:space="preserve"> form should look like this:</w:t>
      </w:r>
    </w:p>
    <w:p w14:paraId="74E67852" w14:textId="56C8D8EA" w:rsidR="00076A34" w:rsidRDefault="00076A34" w:rsidP="00076A34">
      <w:r>
        <w:rPr>
          <w:noProof/>
        </w:rPr>
        <w:drawing>
          <wp:inline distT="0" distB="0" distL="0" distR="0" wp14:anchorId="723667CA" wp14:editId="1597D737">
            <wp:extent cx="5943600" cy="324167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3241675"/>
                    </a:xfrm>
                    <a:prstGeom prst="rect">
                      <a:avLst/>
                    </a:prstGeom>
                  </pic:spPr>
                </pic:pic>
              </a:graphicData>
            </a:graphic>
          </wp:inline>
        </w:drawing>
      </w:r>
    </w:p>
    <w:p w14:paraId="7D2813B9" w14:textId="2752A629" w:rsidR="00076A34" w:rsidRDefault="00076A34" w:rsidP="00EC26FB">
      <w:pPr>
        <w:pStyle w:val="ListParagraph"/>
        <w:numPr>
          <w:ilvl w:val="0"/>
          <w:numId w:val="39"/>
        </w:numPr>
      </w:pPr>
      <w:r>
        <w:lastRenderedPageBreak/>
        <w:t xml:space="preserve">Click the </w:t>
      </w:r>
      <w:r>
        <w:rPr>
          <w:b/>
        </w:rPr>
        <w:t>OK</w:t>
      </w:r>
      <w:r>
        <w:t xml:space="preserve"> button.</w:t>
      </w:r>
    </w:p>
    <w:p w14:paraId="388A28F9" w14:textId="426149B6" w:rsidR="00076A34" w:rsidRDefault="00076A34" w:rsidP="00EC26FB">
      <w:pPr>
        <w:pStyle w:val="ListParagraph"/>
        <w:numPr>
          <w:ilvl w:val="0"/>
          <w:numId w:val="39"/>
        </w:numPr>
      </w:pPr>
      <w:r>
        <w:t xml:space="preserve">Click the </w:t>
      </w:r>
      <w:r>
        <w:rPr>
          <w:b/>
        </w:rPr>
        <w:t>OK</w:t>
      </w:r>
      <w:r>
        <w:t xml:space="preserve"> button in the </w:t>
      </w:r>
      <w:r>
        <w:rPr>
          <w:b/>
        </w:rPr>
        <w:t>Manage Views</w:t>
      </w:r>
      <w:r>
        <w:t xml:space="preserve"> form.</w:t>
      </w:r>
    </w:p>
    <w:p w14:paraId="716B7480" w14:textId="043CB18B" w:rsidR="00076A34" w:rsidRDefault="00076A34" w:rsidP="00EC26FB">
      <w:pPr>
        <w:pStyle w:val="ListParagraph"/>
        <w:numPr>
          <w:ilvl w:val="0"/>
          <w:numId w:val="39"/>
        </w:numPr>
      </w:pPr>
      <w:r>
        <w:t xml:space="preserve">On the </w:t>
      </w:r>
      <w:r>
        <w:rPr>
          <w:b/>
        </w:rPr>
        <w:t>Views</w:t>
      </w:r>
      <w:r>
        <w:t xml:space="preserve"> menu in the </w:t>
      </w:r>
      <w:r>
        <w:rPr>
          <w:b/>
        </w:rPr>
        <w:t>Document Grid</w:t>
      </w:r>
      <w:r>
        <w:t>,</w:t>
      </w:r>
      <w:r w:rsidR="00D21F19">
        <w:t xml:space="preserve"> click </w:t>
      </w:r>
      <w:r w:rsidR="00D21F19">
        <w:rPr>
          <w:b/>
        </w:rPr>
        <w:t>Missing Peaks</w:t>
      </w:r>
      <w:r w:rsidR="00D21F19">
        <w:t>.</w:t>
      </w:r>
    </w:p>
    <w:p w14:paraId="34538C5E" w14:textId="7D76338A" w:rsidR="00D21F19" w:rsidRDefault="00D21F19" w:rsidP="00D21F19">
      <w:r>
        <w:t xml:space="preserve">The </w:t>
      </w:r>
      <w:r>
        <w:rPr>
          <w:b/>
        </w:rPr>
        <w:t>Document Grid</w:t>
      </w:r>
      <w:r>
        <w:t xml:space="preserve"> should look like the following:</w:t>
      </w:r>
    </w:p>
    <w:p w14:paraId="5A40A7E7" w14:textId="55FDA748" w:rsidR="00D21F19" w:rsidRDefault="009B5B52" w:rsidP="00D21F19">
      <w:r>
        <w:rPr>
          <w:noProof/>
        </w:rPr>
        <w:drawing>
          <wp:inline distT="0" distB="0" distL="0" distR="0" wp14:anchorId="7F07653F" wp14:editId="289DFD48">
            <wp:extent cx="5943600" cy="276733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2767330"/>
                    </a:xfrm>
                    <a:prstGeom prst="rect">
                      <a:avLst/>
                    </a:prstGeom>
                  </pic:spPr>
                </pic:pic>
              </a:graphicData>
            </a:graphic>
          </wp:inline>
        </w:drawing>
      </w:r>
    </w:p>
    <w:p w14:paraId="58C0C59E" w14:textId="18BCA404" w:rsidR="001240FE" w:rsidRDefault="001240FE" w:rsidP="00D21F19">
      <w:r w:rsidRPr="001240FE">
        <w:rPr>
          <w:b/>
        </w:rPr>
        <w:t>NOTE</w:t>
      </w:r>
      <w:r>
        <w:t>: If you did not fully process your document, you may instead see only one line for the peptide GSY</w:t>
      </w:r>
      <w:r w:rsidR="006E4B3C">
        <w:t>NLQDLLAQ. The next note explains how to open a fully processed document.</w:t>
      </w:r>
    </w:p>
    <w:p w14:paraId="7E58FE2C" w14:textId="2381DCA7" w:rsidR="00D21F19" w:rsidRDefault="00D21F19" w:rsidP="00972BD0">
      <w:pPr>
        <w:jc w:val="both"/>
      </w:pPr>
      <w:r>
        <w:t>In this view, you get a simple list of peptides with a missing peak for any run.  You can easily see that there are 10</w:t>
      </w:r>
      <w:r w:rsidR="0070235F">
        <w:t xml:space="preserve"> peptides.</w:t>
      </w:r>
      <w:r>
        <w:t xml:space="preserve"> </w:t>
      </w:r>
      <w:r w:rsidR="0070235F">
        <w:t>O</w:t>
      </w:r>
      <w:r>
        <w:t xml:space="preserve">nly 2 of these do not also have truncated peaks </w:t>
      </w:r>
      <w:r w:rsidR="0070235F">
        <w:t>and</w:t>
      </w:r>
      <w:r w:rsidR="00F82DC4">
        <w:t xml:space="preserve"> 8 already have the “</w:t>
      </w:r>
      <w:proofErr w:type="spellStart"/>
      <w:r w:rsidR="00F82DC4">
        <w:t>MissingData</w:t>
      </w:r>
      <w:proofErr w:type="spellEnd"/>
      <w:r w:rsidR="00F82DC4">
        <w:t>”</w:t>
      </w:r>
      <w:r>
        <w:t xml:space="preserve"> annotation set.</w:t>
      </w:r>
      <w:r w:rsidR="00E269BB">
        <w:t xml:space="preserve">  The replicate names with missing peaks are pivoted to the right of the </w:t>
      </w:r>
      <w:r w:rsidR="00E269BB">
        <w:rPr>
          <w:b/>
        </w:rPr>
        <w:t>Peptide</w:t>
      </w:r>
      <w:r w:rsidR="00E269BB">
        <w:t xml:space="preserve"> and </w:t>
      </w:r>
      <w:proofErr w:type="spellStart"/>
      <w:r w:rsidR="00E269BB">
        <w:rPr>
          <w:b/>
        </w:rPr>
        <w:t>MissingData</w:t>
      </w:r>
      <w:proofErr w:type="spellEnd"/>
      <w:r w:rsidR="00E269BB">
        <w:t xml:space="preserve"> columns.</w:t>
      </w:r>
      <w:r w:rsidR="00AB6C5D">
        <w:t xml:space="preserve">  To finish labeling all peptides with missing data:</w:t>
      </w:r>
    </w:p>
    <w:p w14:paraId="5D36F5D1" w14:textId="47C1151E" w:rsidR="00E269BB" w:rsidRPr="00E269BB" w:rsidRDefault="00AB6C5D" w:rsidP="00EC26FB">
      <w:pPr>
        <w:pStyle w:val="ListParagraph"/>
        <w:numPr>
          <w:ilvl w:val="0"/>
          <w:numId w:val="40"/>
        </w:numPr>
      </w:pPr>
      <w:r>
        <w:t xml:space="preserve">Check the </w:t>
      </w:r>
      <w:proofErr w:type="spellStart"/>
      <w:r>
        <w:rPr>
          <w:b/>
        </w:rPr>
        <w:t>MissingData</w:t>
      </w:r>
      <w:proofErr w:type="spellEnd"/>
      <w:r>
        <w:t xml:space="preserve"> check boxes for TLNSINIAVFSK and IFSQQADLSR.</w:t>
      </w:r>
    </w:p>
    <w:p w14:paraId="038D0EFB" w14:textId="46F896D3" w:rsidR="00FE6DA4" w:rsidRDefault="007F632F" w:rsidP="007F632F">
      <w:pPr>
        <w:pStyle w:val="ListParagraph"/>
        <w:numPr>
          <w:ilvl w:val="0"/>
          <w:numId w:val="32"/>
        </w:numPr>
      </w:pPr>
      <w:r>
        <w:t xml:space="preserve">Close the </w:t>
      </w:r>
      <w:r>
        <w:rPr>
          <w:b/>
        </w:rPr>
        <w:t>Document Grid</w:t>
      </w:r>
      <w:r>
        <w:t>.</w:t>
      </w:r>
    </w:p>
    <w:p w14:paraId="11706991" w14:textId="43E97C58" w:rsidR="001C2982" w:rsidRDefault="001C2982" w:rsidP="00972BD0">
      <w:pPr>
        <w:jc w:val="both"/>
      </w:pPr>
      <w:r>
        <w:t xml:space="preserve">Congratulations!  You have completed initial data processing on this data set.  After gaining a clearer understanding of </w:t>
      </w:r>
      <w:r w:rsidR="00CD2234">
        <w:t>issues that may impact data quality</w:t>
      </w:r>
      <w:r>
        <w:t xml:space="preserve"> and optimizing peak integration to the extent possible for the acquired data, you are ready to begin running higher level statistics to further assess data quality</w:t>
      </w:r>
      <w:r w:rsidR="0070235F">
        <w:t>.</w:t>
      </w:r>
      <w:r>
        <w:t xml:space="preserve"> </w:t>
      </w:r>
      <w:r w:rsidR="0070235F">
        <w:t xml:space="preserve">Hopefully, you will </w:t>
      </w:r>
      <w:r>
        <w:t xml:space="preserve">begin to get a sense for which peptides or proteins may actually prove useful </w:t>
      </w:r>
      <w:r w:rsidR="0070235F">
        <w:t xml:space="preserve">as </w:t>
      </w:r>
      <w:r>
        <w:t>biomarkers for the condition</w:t>
      </w:r>
      <w:r w:rsidR="0070235F">
        <w:t>s</w:t>
      </w:r>
      <w:r>
        <w:t xml:space="preserve"> under study.</w:t>
      </w:r>
    </w:p>
    <w:p w14:paraId="55845C05" w14:textId="2221E355" w:rsidR="003613C2" w:rsidRDefault="003613C2" w:rsidP="00972BD0">
      <w:pPr>
        <w:jc w:val="both"/>
      </w:pPr>
      <w:r>
        <w:rPr>
          <w:b/>
        </w:rPr>
        <w:t>NOTE</w:t>
      </w:r>
      <w:r>
        <w:t xml:space="preserve">:  If you have not fully processed your document </w:t>
      </w:r>
      <w:r w:rsidR="00AF7E98">
        <w:t>to</w:t>
      </w:r>
      <w:r>
        <w:t xml:space="preserve"> this point in the tutorial or you would like to compare your processing to that of the tutorial author, you can open the fully processed file included with this tutorial as follows:</w:t>
      </w:r>
    </w:p>
    <w:p w14:paraId="51CB056E" w14:textId="77777777" w:rsidR="00E673A3" w:rsidRDefault="00E673A3" w:rsidP="003613C2">
      <w:pPr>
        <w:pStyle w:val="ListParagraph"/>
        <w:numPr>
          <w:ilvl w:val="0"/>
          <w:numId w:val="32"/>
        </w:numPr>
      </w:pPr>
      <w:r>
        <w:t xml:space="preserve">On the </w:t>
      </w:r>
      <w:r>
        <w:rPr>
          <w:b/>
        </w:rPr>
        <w:t>File</w:t>
      </w:r>
      <w:r>
        <w:t xml:space="preserve"> menu, click </w:t>
      </w:r>
      <w:r>
        <w:rPr>
          <w:b/>
        </w:rPr>
        <w:t>Save</w:t>
      </w:r>
      <w:r>
        <w:t xml:space="preserve"> (Ctrl-S) to save your document.</w:t>
      </w:r>
    </w:p>
    <w:p w14:paraId="749C3017" w14:textId="77777777" w:rsidR="003613C2" w:rsidRDefault="00E673A3" w:rsidP="003613C2">
      <w:pPr>
        <w:pStyle w:val="ListParagraph"/>
        <w:numPr>
          <w:ilvl w:val="0"/>
          <w:numId w:val="32"/>
        </w:numPr>
      </w:pPr>
      <w:r>
        <w:t xml:space="preserve">On the </w:t>
      </w:r>
      <w:r>
        <w:rPr>
          <w:b/>
        </w:rPr>
        <w:t>File</w:t>
      </w:r>
      <w:r>
        <w:t xml:space="preserve"> menu, click </w:t>
      </w:r>
      <w:r>
        <w:rPr>
          <w:b/>
        </w:rPr>
        <w:t>Open</w:t>
      </w:r>
      <w:r>
        <w:t xml:space="preserve"> (Ctrl-O).</w:t>
      </w:r>
    </w:p>
    <w:p w14:paraId="26EDC81C" w14:textId="5AD02D56" w:rsidR="00E673A3" w:rsidRDefault="00FB11D5" w:rsidP="00FB11D5">
      <w:pPr>
        <w:pStyle w:val="ListParagraph"/>
        <w:numPr>
          <w:ilvl w:val="0"/>
          <w:numId w:val="32"/>
        </w:numPr>
      </w:pPr>
      <w:r>
        <w:lastRenderedPageBreak/>
        <w:t xml:space="preserve">Navigate up one folder to </w:t>
      </w:r>
      <w:r w:rsidR="00C10C42">
        <w:t>“</w:t>
      </w:r>
      <w:r>
        <w:t>GroupedStudies</w:t>
      </w:r>
      <w:r w:rsidR="00965B9C">
        <w:t>1</w:t>
      </w:r>
      <w:r>
        <w:t>\Heart Failure</w:t>
      </w:r>
      <w:r w:rsidR="00C10C42">
        <w:t>” and select “</w:t>
      </w:r>
      <w:r w:rsidRPr="00FB11D5">
        <w:t>Rat_plasma.sky.zip</w:t>
      </w:r>
      <w:r w:rsidR="00C10C42">
        <w:t>”</w:t>
      </w:r>
      <w:r>
        <w:t>.</w:t>
      </w:r>
    </w:p>
    <w:p w14:paraId="0B22A76D" w14:textId="77777777" w:rsidR="00FB11D5" w:rsidRPr="003613C2" w:rsidRDefault="00FB11D5" w:rsidP="00FB11D5">
      <w:pPr>
        <w:pStyle w:val="ListParagraph"/>
        <w:numPr>
          <w:ilvl w:val="0"/>
          <w:numId w:val="32"/>
        </w:numPr>
      </w:pPr>
      <w:r>
        <w:t xml:space="preserve">Click the </w:t>
      </w:r>
      <w:r>
        <w:rPr>
          <w:b/>
        </w:rPr>
        <w:t>Open</w:t>
      </w:r>
      <w:r>
        <w:t xml:space="preserve"> button.</w:t>
      </w:r>
    </w:p>
    <w:p w14:paraId="4B7DBE7D" w14:textId="5AA035B1" w:rsidR="007F632F" w:rsidRDefault="0073730D" w:rsidP="00186696">
      <w:pPr>
        <w:pStyle w:val="Heading2"/>
      </w:pPr>
      <w:bookmarkStart w:id="60" w:name="_Initial_multi-replicate_inspection"/>
      <w:bookmarkEnd w:id="60"/>
      <w:r>
        <w:t>Initial multi-replicate i</w:t>
      </w:r>
      <w:r w:rsidR="00186696">
        <w:t>nspection in Skyline</w:t>
      </w:r>
    </w:p>
    <w:p w14:paraId="32019C99" w14:textId="5AD9FACF" w:rsidR="00186696" w:rsidRDefault="00186696" w:rsidP="00972BD0">
      <w:pPr>
        <w:jc w:val="both"/>
      </w:pPr>
      <w:r>
        <w:t xml:space="preserve">While you will certainly want to do </w:t>
      </w:r>
      <w:r w:rsidR="00AB1FD0">
        <w:t xml:space="preserve">a </w:t>
      </w:r>
      <w:r>
        <w:t>more in-depth statistical analysis of any data set like this</w:t>
      </w:r>
      <w:r w:rsidR="009D2E7C">
        <w:t xml:space="preserve"> than Skyline currently offers</w:t>
      </w:r>
      <w:r>
        <w:t xml:space="preserve">, Skyline does provide some useful ways to perform </w:t>
      </w:r>
      <w:r w:rsidR="00454CC9">
        <w:t xml:space="preserve">an </w:t>
      </w:r>
      <w:r>
        <w:t>initial inspection</w:t>
      </w:r>
      <w:r w:rsidR="00F46A0C">
        <w:t xml:space="preserve"> of variance and group mean averages.</w:t>
      </w:r>
      <w:r w:rsidR="003613C2">
        <w:t xml:space="preserve">  To gain some insight into variance among the technical replicates for each subject, do the following:</w:t>
      </w:r>
    </w:p>
    <w:p w14:paraId="02E17599" w14:textId="77777777" w:rsidR="003613C2" w:rsidRDefault="00D53FD0" w:rsidP="003613C2">
      <w:pPr>
        <w:pStyle w:val="ListParagraph"/>
        <w:numPr>
          <w:ilvl w:val="0"/>
          <w:numId w:val="32"/>
        </w:numPr>
      </w:pPr>
      <w:r>
        <w:t>Select the peptide DVFSQQADLSR just above the global internal standard peptide list.</w:t>
      </w:r>
    </w:p>
    <w:p w14:paraId="1E692428" w14:textId="77777777" w:rsidR="00D53FD0" w:rsidRDefault="00D53FD0" w:rsidP="003613C2">
      <w:pPr>
        <w:pStyle w:val="ListParagraph"/>
        <w:numPr>
          <w:ilvl w:val="0"/>
          <w:numId w:val="32"/>
        </w:numPr>
      </w:pPr>
      <w:r>
        <w:t xml:space="preserve">On the </w:t>
      </w:r>
      <w:r>
        <w:rPr>
          <w:b/>
        </w:rPr>
        <w:t>View</w:t>
      </w:r>
      <w:r>
        <w:t xml:space="preserve"> menu, choose </w:t>
      </w:r>
      <w:r>
        <w:rPr>
          <w:b/>
        </w:rPr>
        <w:t>Transitions</w:t>
      </w:r>
      <w:r>
        <w:t xml:space="preserve"> and click </w:t>
      </w:r>
      <w:r>
        <w:rPr>
          <w:b/>
        </w:rPr>
        <w:t>Total</w:t>
      </w:r>
      <w:r>
        <w:t>.</w:t>
      </w:r>
    </w:p>
    <w:p w14:paraId="429CE781" w14:textId="77777777" w:rsidR="00D53FD0" w:rsidRDefault="00B45975" w:rsidP="003613C2">
      <w:pPr>
        <w:pStyle w:val="ListParagraph"/>
        <w:numPr>
          <w:ilvl w:val="0"/>
          <w:numId w:val="32"/>
        </w:numPr>
      </w:pPr>
      <w:r>
        <w:t xml:space="preserve">Right-click the </w:t>
      </w:r>
      <w:r>
        <w:rPr>
          <w:b/>
        </w:rPr>
        <w:t>Peak Areas</w:t>
      </w:r>
      <w:r>
        <w:t xml:space="preserve"> view, choose </w:t>
      </w:r>
      <w:r>
        <w:rPr>
          <w:b/>
        </w:rPr>
        <w:t>Normalize To</w:t>
      </w:r>
      <w:r>
        <w:t xml:space="preserve"> and click </w:t>
      </w:r>
      <w:r>
        <w:rPr>
          <w:b/>
        </w:rPr>
        <w:t>Global Standards</w:t>
      </w:r>
      <w:r>
        <w:t>.</w:t>
      </w:r>
    </w:p>
    <w:p w14:paraId="186A0998" w14:textId="77777777" w:rsidR="00B45975" w:rsidRDefault="00B45975" w:rsidP="003613C2">
      <w:pPr>
        <w:pStyle w:val="ListParagraph"/>
        <w:numPr>
          <w:ilvl w:val="0"/>
          <w:numId w:val="32"/>
        </w:numPr>
      </w:pPr>
      <w:r>
        <w:t xml:space="preserve">Right-click the </w:t>
      </w:r>
      <w:r>
        <w:rPr>
          <w:b/>
        </w:rPr>
        <w:t>Peak Areas</w:t>
      </w:r>
      <w:r>
        <w:t xml:space="preserve"> view, choose </w:t>
      </w:r>
      <w:r>
        <w:rPr>
          <w:b/>
        </w:rPr>
        <w:t>Group By</w:t>
      </w:r>
      <w:r>
        <w:t xml:space="preserve"> and click </w:t>
      </w:r>
      <w:proofErr w:type="spellStart"/>
      <w:r>
        <w:rPr>
          <w:b/>
        </w:rPr>
        <w:t>SubjectId</w:t>
      </w:r>
      <w:proofErr w:type="spellEnd"/>
      <w:r>
        <w:t>.</w:t>
      </w:r>
    </w:p>
    <w:p w14:paraId="36FEDBDE" w14:textId="77777777" w:rsidR="00B45975" w:rsidRDefault="005E53BE" w:rsidP="003613C2">
      <w:pPr>
        <w:pStyle w:val="ListParagraph"/>
        <w:numPr>
          <w:ilvl w:val="0"/>
          <w:numId w:val="32"/>
        </w:numPr>
      </w:pPr>
      <w:r>
        <w:t xml:space="preserve">Right-click the </w:t>
      </w:r>
      <w:r>
        <w:rPr>
          <w:b/>
        </w:rPr>
        <w:t>Peak Areas</w:t>
      </w:r>
      <w:r>
        <w:t xml:space="preserve"> view, and click </w:t>
      </w:r>
      <w:r>
        <w:rPr>
          <w:b/>
        </w:rPr>
        <w:t>CV Values</w:t>
      </w:r>
      <w:r>
        <w:t xml:space="preserve"> if it is not already checked.</w:t>
      </w:r>
    </w:p>
    <w:p w14:paraId="6A45B0B5" w14:textId="77777777" w:rsidR="005E53BE" w:rsidRDefault="00B40E7D" w:rsidP="005E53BE">
      <w:r>
        <w:t xml:space="preserve">This should leave the </w:t>
      </w:r>
      <w:r>
        <w:rPr>
          <w:b/>
        </w:rPr>
        <w:t>Peak Areas</w:t>
      </w:r>
      <w:r>
        <w:t xml:space="preserve"> graph looking something like:</w:t>
      </w:r>
    </w:p>
    <w:p w14:paraId="0E990086" w14:textId="77777777" w:rsidR="00B40E7D" w:rsidRDefault="00B40E7D" w:rsidP="005E53BE">
      <w:r w:rsidRPr="00B40E7D">
        <w:rPr>
          <w:noProof/>
        </w:rPr>
        <w:drawing>
          <wp:inline distT="0" distB="0" distL="0" distR="0" wp14:anchorId="719ECCF7" wp14:editId="742A1211">
            <wp:extent cx="5943600" cy="262708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3600" cy="2627080"/>
                    </a:xfrm>
                    <a:prstGeom prst="rect">
                      <a:avLst/>
                    </a:prstGeom>
                    <a:noFill/>
                    <a:ln>
                      <a:noFill/>
                    </a:ln>
                  </pic:spPr>
                </pic:pic>
              </a:graphicData>
            </a:graphic>
          </wp:inline>
        </w:drawing>
      </w:r>
    </w:p>
    <w:p w14:paraId="1EB5D652" w14:textId="1C7E2B76" w:rsidR="00B40E7D" w:rsidRDefault="00B40E7D" w:rsidP="00972BD0">
      <w:pPr>
        <w:jc w:val="both"/>
      </w:pPr>
      <w:r>
        <w:t xml:space="preserve">You can now select through several more peptides </w:t>
      </w:r>
      <w:r w:rsidR="00AB1FD0">
        <w:t>to r</w:t>
      </w:r>
      <w:r>
        <w:t xml:space="preserve">eview the coefficients of variation (CV) among the technical replicates </w:t>
      </w:r>
      <w:r w:rsidR="00AB1FD0">
        <w:t xml:space="preserve">for </w:t>
      </w:r>
      <w:r>
        <w:t>each subject.  You will see that most are below 25%</w:t>
      </w:r>
      <w:r w:rsidR="00A23629">
        <w:t xml:space="preserve">.  Ideally, however, you would prefer to see lower CVs than in </w:t>
      </w:r>
      <w:r w:rsidR="00AB1FD0">
        <w:t xml:space="preserve">the ones observed in </w:t>
      </w:r>
      <w:r w:rsidR="00A23629">
        <w:t>this experiment</w:t>
      </w:r>
      <w:r w:rsidR="0090444B">
        <w:t>.  I</w:t>
      </w:r>
      <w:r w:rsidR="00A23629">
        <w:t xml:space="preserve">t is worth noting that a </w:t>
      </w:r>
      <w:r w:rsidR="004A78A4">
        <w:t>lower</w:t>
      </w:r>
      <w:r w:rsidR="00AB1FD0">
        <w:t xml:space="preserve"> </w:t>
      </w:r>
      <w:r w:rsidR="00A23629">
        <w:t xml:space="preserve">CV </w:t>
      </w:r>
      <w:r w:rsidR="00AB1FD0">
        <w:t>derived from</w:t>
      </w:r>
      <w:r w:rsidR="00A23629">
        <w:t xml:space="preserve"> 3 measurements is more likely than the same CV </w:t>
      </w:r>
      <w:r w:rsidR="00AB1FD0">
        <w:t xml:space="preserve">derived from </w:t>
      </w:r>
      <w:r w:rsidR="00A23629">
        <w:t>10 measurements</w:t>
      </w:r>
      <w:r w:rsidR="00AB1FD0">
        <w:t>. This is</w:t>
      </w:r>
      <w:r w:rsidR="00A23629">
        <w:t xml:space="preserve"> due to a statistical tendency to underestimate standard deviations with small sample sizes.</w:t>
      </w:r>
    </w:p>
    <w:p w14:paraId="40EBBFC3" w14:textId="15A82EF5" w:rsidR="00FB4310" w:rsidRDefault="006F7A86" w:rsidP="00972BD0">
      <w:pPr>
        <w:jc w:val="both"/>
      </w:pPr>
      <w:r>
        <w:t xml:space="preserve">Finally, you can </w:t>
      </w:r>
      <w:r w:rsidR="00AB1FD0">
        <w:t xml:space="preserve">use Skyline to </w:t>
      </w:r>
      <w:r>
        <w:t>get some initial insight into the difference in peptide expression between the two groups under study in this experiment.  Perform the following steps to make a preliminary review of the differences in average peptide abundance between the healthy and diseased groups:</w:t>
      </w:r>
    </w:p>
    <w:p w14:paraId="2F28699E" w14:textId="77777777" w:rsidR="006F7A86" w:rsidRDefault="006F7A86" w:rsidP="006F7A86">
      <w:pPr>
        <w:pStyle w:val="ListParagraph"/>
        <w:numPr>
          <w:ilvl w:val="0"/>
          <w:numId w:val="32"/>
        </w:numPr>
      </w:pPr>
      <w:r>
        <w:t xml:space="preserve">Right-click the </w:t>
      </w:r>
      <w:r>
        <w:rPr>
          <w:b/>
        </w:rPr>
        <w:t>Peak Areas</w:t>
      </w:r>
      <w:r>
        <w:t xml:space="preserve"> view, choose </w:t>
      </w:r>
      <w:r>
        <w:rPr>
          <w:b/>
        </w:rPr>
        <w:t>Group By</w:t>
      </w:r>
      <w:r>
        <w:t xml:space="preserve"> and click </w:t>
      </w:r>
      <w:r>
        <w:rPr>
          <w:b/>
        </w:rPr>
        <w:t>Condition</w:t>
      </w:r>
      <w:r>
        <w:t>.</w:t>
      </w:r>
    </w:p>
    <w:p w14:paraId="3C689AB4" w14:textId="77777777" w:rsidR="006F7A86" w:rsidRDefault="006F7A86" w:rsidP="005E53BE">
      <w:pPr>
        <w:pStyle w:val="ListParagraph"/>
        <w:numPr>
          <w:ilvl w:val="0"/>
          <w:numId w:val="32"/>
        </w:numPr>
      </w:pPr>
      <w:r>
        <w:t xml:space="preserve">Right-click the </w:t>
      </w:r>
      <w:r>
        <w:rPr>
          <w:b/>
        </w:rPr>
        <w:t>Peak Areas</w:t>
      </w:r>
      <w:r>
        <w:t xml:space="preserve"> view, and click </w:t>
      </w:r>
      <w:r>
        <w:rPr>
          <w:b/>
        </w:rPr>
        <w:t>CV Values</w:t>
      </w:r>
      <w:r>
        <w:t xml:space="preserve"> to uncheck this menu item.</w:t>
      </w:r>
    </w:p>
    <w:p w14:paraId="1403D019" w14:textId="2A3F4140" w:rsidR="00AB1FD0" w:rsidRDefault="00C44837" w:rsidP="005E53BE">
      <w:pPr>
        <w:pStyle w:val="ListParagraph"/>
        <w:numPr>
          <w:ilvl w:val="0"/>
          <w:numId w:val="32"/>
        </w:numPr>
      </w:pPr>
      <w:r>
        <w:lastRenderedPageBreak/>
        <w:t xml:space="preserve">Select various peptides in the </w:t>
      </w:r>
      <w:r>
        <w:rPr>
          <w:b/>
        </w:rPr>
        <w:t>Targets</w:t>
      </w:r>
      <w:r>
        <w:t xml:space="preserve"> view.</w:t>
      </w:r>
    </w:p>
    <w:p w14:paraId="7153075A" w14:textId="77777777" w:rsidR="00C44837" w:rsidRDefault="00C44837" w:rsidP="00C44837">
      <w:r>
        <w:t xml:space="preserve">You will see graphs in the </w:t>
      </w:r>
      <w:r>
        <w:rPr>
          <w:b/>
        </w:rPr>
        <w:t>Peak Areas</w:t>
      </w:r>
      <w:r>
        <w:t xml:space="preserve"> view like the following for the peptides of the protein NP_872280:</w:t>
      </w:r>
    </w:p>
    <w:p w14:paraId="194DF159" w14:textId="77777777" w:rsidR="00C44837" w:rsidRDefault="00A96812" w:rsidP="00C44837">
      <w:r w:rsidRPr="00A96812">
        <w:rPr>
          <w:noProof/>
        </w:rPr>
        <w:drawing>
          <wp:inline distT="0" distB="0" distL="0" distR="0" wp14:anchorId="0D041D93" wp14:editId="71EF4C91">
            <wp:extent cx="1920240" cy="2387559"/>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920240" cy="2387559"/>
                    </a:xfrm>
                    <a:prstGeom prst="rect">
                      <a:avLst/>
                    </a:prstGeom>
                    <a:noFill/>
                    <a:ln>
                      <a:noFill/>
                    </a:ln>
                  </pic:spPr>
                </pic:pic>
              </a:graphicData>
            </a:graphic>
          </wp:inline>
        </w:drawing>
      </w:r>
      <w:r w:rsidRPr="00A96812">
        <w:t xml:space="preserve"> </w:t>
      </w:r>
      <w:r w:rsidRPr="00A96812">
        <w:rPr>
          <w:noProof/>
        </w:rPr>
        <w:drawing>
          <wp:inline distT="0" distB="0" distL="0" distR="0" wp14:anchorId="0459516A" wp14:editId="7194F100">
            <wp:extent cx="1920240" cy="2387559"/>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920240" cy="2387559"/>
                    </a:xfrm>
                    <a:prstGeom prst="rect">
                      <a:avLst/>
                    </a:prstGeom>
                    <a:noFill/>
                    <a:ln>
                      <a:noFill/>
                    </a:ln>
                  </pic:spPr>
                </pic:pic>
              </a:graphicData>
            </a:graphic>
          </wp:inline>
        </w:drawing>
      </w:r>
      <w:r w:rsidRPr="00A96812">
        <w:t xml:space="preserve"> </w:t>
      </w:r>
      <w:r w:rsidRPr="00A96812">
        <w:rPr>
          <w:noProof/>
        </w:rPr>
        <w:drawing>
          <wp:inline distT="0" distB="0" distL="0" distR="0" wp14:anchorId="79EE6E41" wp14:editId="4B08AB20">
            <wp:extent cx="1920240" cy="2387559"/>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920240" cy="2387559"/>
                    </a:xfrm>
                    <a:prstGeom prst="rect">
                      <a:avLst/>
                    </a:prstGeom>
                    <a:noFill/>
                    <a:ln>
                      <a:noFill/>
                    </a:ln>
                  </pic:spPr>
                </pic:pic>
              </a:graphicData>
            </a:graphic>
          </wp:inline>
        </w:drawing>
      </w:r>
    </w:p>
    <w:p w14:paraId="5E309B4D" w14:textId="3EDD9AA2" w:rsidR="00A96812" w:rsidRDefault="00F73AF2" w:rsidP="00972BD0">
      <w:pPr>
        <w:jc w:val="both"/>
      </w:pPr>
      <w:r>
        <w:t>In these graphs, the bar</w:t>
      </w:r>
      <w:r w:rsidR="004435D9">
        <w:t>s</w:t>
      </w:r>
      <w:r>
        <w:t xml:space="preserve"> </w:t>
      </w:r>
      <w:r w:rsidR="004435D9">
        <w:t xml:space="preserve">represent </w:t>
      </w:r>
      <w:r>
        <w:t>the mean average value (in this case, peak area ratios to global standards) a</w:t>
      </w:r>
      <w:r w:rsidR="004435D9">
        <w:t>cross</w:t>
      </w:r>
      <w:r>
        <w:t xml:space="preserve"> all replicates and the whiskers show one standard devia</w:t>
      </w:r>
      <w:r w:rsidR="00871B7F">
        <w:t>tion to either side of the mean</w:t>
      </w:r>
      <w:r w:rsidR="004435D9">
        <w:t xml:space="preserve">.  This gives </w:t>
      </w:r>
      <w:r w:rsidR="00871B7F">
        <w:t xml:space="preserve">you some idea of the sample distributions from which the means </w:t>
      </w:r>
      <w:r w:rsidR="004435D9">
        <w:t>were</w:t>
      </w:r>
      <w:r w:rsidR="00871B7F">
        <w:t xml:space="preserve"> derived.</w:t>
      </w:r>
    </w:p>
    <w:p w14:paraId="09C2CD1D" w14:textId="064A80DF" w:rsidR="00296E1E" w:rsidRDefault="00296E1E" w:rsidP="00972BD0">
      <w:pPr>
        <w:jc w:val="both"/>
      </w:pPr>
      <w:r>
        <w:t xml:space="preserve">In interpreting this graph, it is important to understand your goal in measuring differences </w:t>
      </w:r>
      <w:r w:rsidR="004435D9">
        <w:t xml:space="preserve">across </w:t>
      </w:r>
      <w:r>
        <w:t>groups of samples.  The two most common goals are:</w:t>
      </w:r>
    </w:p>
    <w:p w14:paraId="114399D8" w14:textId="3636074E" w:rsidR="00296E1E" w:rsidRDefault="00296E1E" w:rsidP="00296E1E">
      <w:pPr>
        <w:pStyle w:val="ListParagraph"/>
        <w:numPr>
          <w:ilvl w:val="0"/>
          <w:numId w:val="33"/>
        </w:numPr>
      </w:pPr>
      <w:r>
        <w:t xml:space="preserve">Differential: attempting to identify differences between groups.  </w:t>
      </w:r>
      <w:r w:rsidR="004435D9">
        <w:t>(</w:t>
      </w:r>
      <w:proofErr w:type="gramStart"/>
      <w:r>
        <w:t>e.g</w:t>
      </w:r>
      <w:proofErr w:type="gramEnd"/>
      <w:r>
        <w:t>. Testing whether a treatment causes reduction in activity along some pathway of interest.</w:t>
      </w:r>
      <w:r w:rsidR="004435D9">
        <w:t>)</w:t>
      </w:r>
    </w:p>
    <w:p w14:paraId="6971B1CF" w14:textId="7862DD35" w:rsidR="00296E1E" w:rsidRDefault="00296E1E" w:rsidP="00296E1E">
      <w:pPr>
        <w:pStyle w:val="ListParagraph"/>
        <w:numPr>
          <w:ilvl w:val="0"/>
          <w:numId w:val="33"/>
        </w:numPr>
      </w:pPr>
      <w:r>
        <w:t xml:space="preserve">Prediction: attempting to identify peptide expression that may be predictive of belonging to a particular group. </w:t>
      </w:r>
      <w:r w:rsidR="004435D9">
        <w:t>(</w:t>
      </w:r>
      <w:proofErr w:type="gramStart"/>
      <w:r>
        <w:t>e.g</w:t>
      </w:r>
      <w:proofErr w:type="gramEnd"/>
      <w:r>
        <w:t>. Testing whether a set of peptides might be used as biomarkers for inclusion in a certain group.</w:t>
      </w:r>
      <w:r w:rsidR="004435D9">
        <w:t>)</w:t>
      </w:r>
    </w:p>
    <w:p w14:paraId="49BF30D5" w14:textId="140FFD41" w:rsidR="00296E1E" w:rsidRDefault="004435D9" w:rsidP="00972BD0">
      <w:pPr>
        <w:jc w:val="both"/>
      </w:pPr>
      <w:r>
        <w:t xml:space="preserve">If you want to </w:t>
      </w:r>
      <w:r w:rsidR="001748A8">
        <w:t>simply detect a statistically significant difference between two groups, you would be more interested in the standard errors of the mean values</w:t>
      </w:r>
      <w:r w:rsidR="009248EB">
        <w:t xml:space="preserve"> than the standard deviations of the distributions</w:t>
      </w:r>
      <w:r w:rsidR="001748A8">
        <w:t>.</w:t>
      </w:r>
      <w:r w:rsidR="009248EB">
        <w:t xml:space="preserve">  The p value from a T-test gives you a single number expressing the statistical significance of a difference in means related to the standard error values for th</w:t>
      </w:r>
      <w:r>
        <w:t>ose</w:t>
      </w:r>
      <w:r w:rsidR="009248EB">
        <w:t xml:space="preserve"> two means.</w:t>
      </w:r>
      <w:r w:rsidR="000E0CE4">
        <w:t xml:space="preserve">  The graphs above give you no insight into the standard error values</w:t>
      </w:r>
      <w:r>
        <w:t>.</w:t>
      </w:r>
      <w:r w:rsidR="00CA1A96">
        <w:t xml:space="preserve"> </w:t>
      </w:r>
      <w:r>
        <w:t>T</w:t>
      </w:r>
      <w:r w:rsidR="00CA1A96">
        <w:t xml:space="preserve">herefore, </w:t>
      </w:r>
      <w:r>
        <w:t xml:space="preserve">they </w:t>
      </w:r>
      <w:r w:rsidR="00CA1A96">
        <w:t>are not as useful for gaining insight on differential expression as they could be.</w:t>
      </w:r>
    </w:p>
    <w:p w14:paraId="46C14507" w14:textId="73E8F480" w:rsidR="000E0CE4" w:rsidRDefault="000E0CE4" w:rsidP="00972BD0">
      <w:pPr>
        <w:jc w:val="both"/>
      </w:pPr>
      <w:r>
        <w:t>For prediction,</w:t>
      </w:r>
      <w:r w:rsidR="00CA1A96">
        <w:t xml:space="preserve"> the underlying distributions of the two populations are important.  When you see a great deal of overlap between the two groups at just one standard deviation, the peptide alone is likely not a strong biomarker candidate</w:t>
      </w:r>
      <w:r w:rsidR="004435D9">
        <w:t>.</w:t>
      </w:r>
      <w:r w:rsidR="00CA1A96">
        <w:t xml:space="preserve"> </w:t>
      </w:r>
      <w:r w:rsidR="004435D9">
        <w:t>In that case, i</w:t>
      </w:r>
      <w:r w:rsidR="00CA1A96">
        <w:t>t would be hard to predict which distribution produced any single measurement.</w:t>
      </w:r>
      <w:r w:rsidR="00C8528A">
        <w:t xml:space="preserve">  </w:t>
      </w:r>
      <w:r w:rsidR="00AB1FD0">
        <w:t>It is important to note here that i</w:t>
      </w:r>
      <w:r w:rsidR="00C8528A">
        <w:t>t may still be possible to create a strong “biomarker panel” from a collection of peptides which are not individually predictive.</w:t>
      </w:r>
    </w:p>
    <w:p w14:paraId="7F81FBB9" w14:textId="6EFEAA04" w:rsidR="00DF1930" w:rsidRDefault="00DF1930" w:rsidP="00972BD0">
      <w:pPr>
        <w:jc w:val="both"/>
      </w:pPr>
      <w:r>
        <w:lastRenderedPageBreak/>
        <w:t>The peptides in the graphs above have statistically significant differences in means but are not individually predictive</w:t>
      </w:r>
      <w:r w:rsidR="00AB1FD0">
        <w:t>. This is illustrated by</w:t>
      </w:r>
      <w:r>
        <w:t xml:space="preserve"> the overlap in distribution ranges at one standard deviation.</w:t>
      </w:r>
    </w:p>
    <w:p w14:paraId="38A2F4C6" w14:textId="77777777" w:rsidR="00DF1930" w:rsidRDefault="00DF1930" w:rsidP="00296E1E">
      <w:r>
        <w:t>Continuing up the list of peptides / proteins, you will see that the protein immediately above, NP_036714, is a much stronger candidate for use as a biomarker:</w:t>
      </w:r>
    </w:p>
    <w:p w14:paraId="5E95207A" w14:textId="77777777" w:rsidR="00DF1930" w:rsidRDefault="00F96221" w:rsidP="00296E1E">
      <w:r w:rsidRPr="00F96221">
        <w:rPr>
          <w:noProof/>
        </w:rPr>
        <w:drawing>
          <wp:inline distT="0" distB="0" distL="0" distR="0" wp14:anchorId="2699B9AD" wp14:editId="7274ED86">
            <wp:extent cx="1920240" cy="2387559"/>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20240" cy="2387559"/>
                    </a:xfrm>
                    <a:prstGeom prst="rect">
                      <a:avLst/>
                    </a:prstGeom>
                    <a:noFill/>
                    <a:ln>
                      <a:noFill/>
                    </a:ln>
                  </pic:spPr>
                </pic:pic>
              </a:graphicData>
            </a:graphic>
          </wp:inline>
        </w:drawing>
      </w:r>
      <w:r w:rsidRPr="00F96221">
        <w:t xml:space="preserve"> </w:t>
      </w:r>
      <w:r w:rsidRPr="00F96221">
        <w:rPr>
          <w:noProof/>
        </w:rPr>
        <w:drawing>
          <wp:inline distT="0" distB="0" distL="0" distR="0" wp14:anchorId="0AC9190E" wp14:editId="5FD2ECCD">
            <wp:extent cx="2147334" cy="238658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147334" cy="2386584"/>
                    </a:xfrm>
                    <a:prstGeom prst="rect">
                      <a:avLst/>
                    </a:prstGeom>
                    <a:noFill/>
                    <a:ln>
                      <a:noFill/>
                    </a:ln>
                  </pic:spPr>
                </pic:pic>
              </a:graphicData>
            </a:graphic>
          </wp:inline>
        </w:drawing>
      </w:r>
    </w:p>
    <w:p w14:paraId="1A0BCC47" w14:textId="1966655D" w:rsidR="00784EAD" w:rsidRDefault="00784EAD" w:rsidP="00972BD0">
      <w:pPr>
        <w:jc w:val="both"/>
      </w:pPr>
      <w:r>
        <w:t xml:space="preserve">Many of the peptides in this experiment show statistically significant differences in </w:t>
      </w:r>
      <w:r w:rsidR="002C2DC5">
        <w:t xml:space="preserve">the </w:t>
      </w:r>
      <w:r>
        <w:t>means between the two groups</w:t>
      </w:r>
      <w:r w:rsidR="002C2DC5">
        <w:t>. This</w:t>
      </w:r>
      <w:r>
        <w:t xml:space="preserve"> should not be surprising given the source of our target list </w:t>
      </w:r>
      <w:r w:rsidR="002C2DC5">
        <w:t>was</w:t>
      </w:r>
      <w:r>
        <w:t xml:space="preserve"> the literature </w:t>
      </w:r>
      <w:r w:rsidR="004435D9">
        <w:t>on differential protein expression i</w:t>
      </w:r>
      <w:r>
        <w:t>n heart disease.</w:t>
      </w:r>
      <w:r w:rsidR="00C93B31">
        <w:t xml:space="preserve">  Far fewer, however, appear to be strong biomarker candidates on their own</w:t>
      </w:r>
      <w:r w:rsidR="002C2DC5">
        <w:t xml:space="preserve"> merit</w:t>
      </w:r>
      <w:r w:rsidR="00C93B31">
        <w:t>.</w:t>
      </w:r>
    </w:p>
    <w:p w14:paraId="51A87F1B" w14:textId="47063ECF" w:rsidR="003715CB" w:rsidRDefault="003715CB" w:rsidP="00972BD0">
      <w:pPr>
        <w:jc w:val="both"/>
        <w:rPr>
          <w:color w:val="000000"/>
        </w:rPr>
      </w:pPr>
      <w:r>
        <w:t xml:space="preserve">When you reach the protein NP_001007697, which contains the peptide </w:t>
      </w:r>
      <w:r>
        <w:rPr>
          <w:b/>
          <w:bCs/>
          <w:color w:val="000000"/>
          <w:u w:val="single"/>
        </w:rPr>
        <w:t>C</w:t>
      </w:r>
      <w:r>
        <w:rPr>
          <w:color w:val="000000"/>
        </w:rPr>
        <w:t xml:space="preserve">SSLLWAGAAWLR, you will </w:t>
      </w:r>
      <w:r w:rsidR="004435D9">
        <w:rPr>
          <w:color w:val="000000"/>
        </w:rPr>
        <w:t xml:space="preserve">observe </w:t>
      </w:r>
      <w:r>
        <w:rPr>
          <w:color w:val="000000"/>
        </w:rPr>
        <w:t>a case where the peptides assigned to a single protein</w:t>
      </w:r>
      <w:r w:rsidR="00E86AAA">
        <w:rPr>
          <w:color w:val="000000"/>
        </w:rPr>
        <w:t xml:space="preserve"> experience very different relative expression </w:t>
      </w:r>
      <w:r w:rsidR="004435D9">
        <w:rPr>
          <w:color w:val="000000"/>
        </w:rPr>
        <w:t xml:space="preserve">levels </w:t>
      </w:r>
      <w:r w:rsidR="00E86AAA">
        <w:rPr>
          <w:color w:val="000000"/>
        </w:rPr>
        <w:t>between healthy and diseased groups:</w:t>
      </w:r>
    </w:p>
    <w:p w14:paraId="48211B4E" w14:textId="77777777" w:rsidR="00E86AAA" w:rsidRDefault="00E86AAA" w:rsidP="00296E1E">
      <w:r w:rsidRPr="00E86AAA">
        <w:rPr>
          <w:noProof/>
        </w:rPr>
        <w:drawing>
          <wp:inline distT="0" distB="0" distL="0" distR="0" wp14:anchorId="39D34F96" wp14:editId="7AA10288">
            <wp:extent cx="2147334" cy="2386584"/>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147334" cy="2386584"/>
                    </a:xfrm>
                    <a:prstGeom prst="rect">
                      <a:avLst/>
                    </a:prstGeom>
                    <a:noFill/>
                    <a:ln>
                      <a:noFill/>
                    </a:ln>
                  </pic:spPr>
                </pic:pic>
              </a:graphicData>
            </a:graphic>
          </wp:inline>
        </w:drawing>
      </w:r>
      <w:r w:rsidRPr="00E86AAA">
        <w:t xml:space="preserve"> </w:t>
      </w:r>
      <w:r w:rsidRPr="00E86AAA">
        <w:rPr>
          <w:noProof/>
        </w:rPr>
        <w:drawing>
          <wp:inline distT="0" distB="0" distL="0" distR="0" wp14:anchorId="0DEB21D5" wp14:editId="107D96C3">
            <wp:extent cx="2147334" cy="2386584"/>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147334" cy="2386584"/>
                    </a:xfrm>
                    <a:prstGeom prst="rect">
                      <a:avLst/>
                    </a:prstGeom>
                    <a:noFill/>
                    <a:ln>
                      <a:noFill/>
                    </a:ln>
                  </pic:spPr>
                </pic:pic>
              </a:graphicData>
            </a:graphic>
          </wp:inline>
        </w:drawing>
      </w:r>
    </w:p>
    <w:p w14:paraId="392159C6" w14:textId="73CEBB8A" w:rsidR="00E86AAA" w:rsidRDefault="00E86AAA" w:rsidP="00972BD0">
      <w:pPr>
        <w:jc w:val="both"/>
      </w:pPr>
      <w:r>
        <w:t xml:space="preserve">This should act as a reminder that while you can achieve some confidence in measuring the same peptide molecule over many samples, you will often be far less confident in assigning multiple peptide precursors </w:t>
      </w:r>
      <w:r>
        <w:lastRenderedPageBreak/>
        <w:t>to the same source protein</w:t>
      </w:r>
      <w:r w:rsidR="009C50DC">
        <w:t xml:space="preserve"> </w:t>
      </w:r>
      <w:r w:rsidR="00F01A99">
        <w:t>form</w:t>
      </w:r>
      <w:r>
        <w:t>.</w:t>
      </w:r>
      <w:r w:rsidR="00313D41">
        <w:t xml:space="preserve">  </w:t>
      </w:r>
      <w:r w:rsidR="004435D9">
        <w:t xml:space="preserve">The reasons for an observation of this nature are numerous.  </w:t>
      </w:r>
      <w:r w:rsidR="00313D41">
        <w:t xml:space="preserve">For instance, </w:t>
      </w:r>
      <w:r w:rsidR="004435D9">
        <w:t>a peptide</w:t>
      </w:r>
      <w:r w:rsidR="00313D41">
        <w:t xml:space="preserve"> may </w:t>
      </w:r>
      <w:r w:rsidR="004435D9">
        <w:t xml:space="preserve">have </w:t>
      </w:r>
      <w:r w:rsidR="00313D41">
        <w:t xml:space="preserve">a post-translational modification (PTM) that makes </w:t>
      </w:r>
      <w:r w:rsidR="004435D9">
        <w:t xml:space="preserve">it </w:t>
      </w:r>
      <w:r w:rsidR="00313D41">
        <w:t>an important biomarker candidate</w:t>
      </w:r>
      <w:r w:rsidR="001D7905">
        <w:t xml:space="preserve">.  </w:t>
      </w:r>
      <w:r w:rsidR="004435D9">
        <w:t>Whereas</w:t>
      </w:r>
      <w:r w:rsidR="00D26971">
        <w:t>,</w:t>
      </w:r>
      <w:r w:rsidR="004435D9">
        <w:t xml:space="preserve"> t</w:t>
      </w:r>
      <w:r w:rsidR="001D7905">
        <w:t>he rest of the protein may not be affected.</w:t>
      </w:r>
    </w:p>
    <w:p w14:paraId="35A8216E" w14:textId="6ECC8506" w:rsidR="00865E2C" w:rsidRDefault="00E501BE" w:rsidP="00865E2C">
      <w:pPr>
        <w:pStyle w:val="Heading2"/>
      </w:pPr>
      <w:bookmarkStart w:id="61" w:name="_Simple_group_comparisons"/>
      <w:bookmarkEnd w:id="61"/>
      <w:r>
        <w:t>Simple group c</w:t>
      </w:r>
      <w:r w:rsidR="00F7048C">
        <w:t>omparisons</w:t>
      </w:r>
      <w:r w:rsidR="00865E2C">
        <w:t xml:space="preserve"> in Skyline</w:t>
      </w:r>
    </w:p>
    <w:p w14:paraId="1B2D587B" w14:textId="7B080F24" w:rsidR="00865E2C" w:rsidRDefault="00F7048C" w:rsidP="00972BD0">
      <w:pPr>
        <w:jc w:val="both"/>
      </w:pPr>
      <w:r>
        <w:t xml:space="preserve">As of Skyline 3.1, it is now possible to perform simple pairwise group comparisons of peptide or protein peak areas. The comparisons are performed by summing the available </w:t>
      </w:r>
      <w:r w:rsidR="00237E50">
        <w:t xml:space="preserve">transition </w:t>
      </w:r>
      <w:r>
        <w:t>peak areas for a peptide or protein, optionally dividing by a normalization standard, taking the log, averaging any technical replicates and performing a T-test on the resulting values.</w:t>
      </w:r>
      <w:r w:rsidR="00331F68">
        <w:t xml:space="preserve"> Skyline automatically discards replicates with missing values, or truncated peaks in label-free data.</w:t>
      </w:r>
    </w:p>
    <w:p w14:paraId="44752E8B" w14:textId="0A970F20" w:rsidR="00EF612A" w:rsidRDefault="00EF612A" w:rsidP="00972BD0">
      <w:pPr>
        <w:jc w:val="both"/>
      </w:pPr>
      <w:r>
        <w:t>To try this now on the data set you have been processing, perform the following steps:</w:t>
      </w:r>
    </w:p>
    <w:p w14:paraId="5E8760BD" w14:textId="65145A94" w:rsidR="00EF612A" w:rsidRDefault="00EF612A" w:rsidP="00EC26FB">
      <w:pPr>
        <w:pStyle w:val="ListParagraph"/>
        <w:numPr>
          <w:ilvl w:val="0"/>
          <w:numId w:val="44"/>
        </w:numPr>
        <w:jc w:val="both"/>
      </w:pPr>
      <w:r>
        <w:t xml:space="preserve">On the </w:t>
      </w:r>
      <w:r>
        <w:rPr>
          <w:b/>
        </w:rPr>
        <w:t>Settings</w:t>
      </w:r>
      <w:r>
        <w:t xml:space="preserve"> menu, click </w:t>
      </w:r>
      <w:r>
        <w:rPr>
          <w:b/>
        </w:rPr>
        <w:t>Document Settings</w:t>
      </w:r>
      <w:r>
        <w:t>.</w:t>
      </w:r>
    </w:p>
    <w:p w14:paraId="771E6BA4" w14:textId="5ECE4BE3" w:rsidR="00EF612A" w:rsidRDefault="00EF612A" w:rsidP="00EC26FB">
      <w:pPr>
        <w:pStyle w:val="ListParagraph"/>
        <w:numPr>
          <w:ilvl w:val="0"/>
          <w:numId w:val="44"/>
        </w:numPr>
        <w:jc w:val="both"/>
      </w:pPr>
      <w:r>
        <w:t xml:space="preserve">Click the </w:t>
      </w:r>
      <w:r>
        <w:rPr>
          <w:b/>
        </w:rPr>
        <w:t>Add</w:t>
      </w:r>
      <w:r>
        <w:t xml:space="preserve"> button in the </w:t>
      </w:r>
      <w:r>
        <w:rPr>
          <w:b/>
        </w:rPr>
        <w:t>Group Comparisons</w:t>
      </w:r>
      <w:r>
        <w:t xml:space="preserve"> tab of the </w:t>
      </w:r>
      <w:r>
        <w:rPr>
          <w:b/>
        </w:rPr>
        <w:t>Document Settings</w:t>
      </w:r>
      <w:r>
        <w:t xml:space="preserve"> form.</w:t>
      </w:r>
    </w:p>
    <w:p w14:paraId="482477AA" w14:textId="6FC0C91D" w:rsidR="00F32FB7" w:rsidRDefault="00F32FB7" w:rsidP="00EC26FB">
      <w:pPr>
        <w:pStyle w:val="ListParagraph"/>
        <w:numPr>
          <w:ilvl w:val="0"/>
          <w:numId w:val="44"/>
        </w:numPr>
        <w:jc w:val="both"/>
      </w:pPr>
      <w:r>
        <w:t xml:space="preserve">In the </w:t>
      </w:r>
      <w:r>
        <w:rPr>
          <w:b/>
        </w:rPr>
        <w:t>Name</w:t>
      </w:r>
      <w:r>
        <w:t xml:space="preserve"> field of the </w:t>
      </w:r>
      <w:r>
        <w:rPr>
          <w:b/>
        </w:rPr>
        <w:t>Edit Group Comparison</w:t>
      </w:r>
      <w:r>
        <w:t xml:space="preserve"> form, enter “Healthy v. Diseased”.</w:t>
      </w:r>
    </w:p>
    <w:p w14:paraId="28CD8700" w14:textId="6E0CCE5C" w:rsidR="00F32FB7" w:rsidRDefault="00F32FB7" w:rsidP="00EC26FB">
      <w:pPr>
        <w:pStyle w:val="ListParagraph"/>
        <w:numPr>
          <w:ilvl w:val="0"/>
          <w:numId w:val="44"/>
        </w:numPr>
        <w:jc w:val="both"/>
      </w:pPr>
      <w:r>
        <w:t xml:space="preserve">For the </w:t>
      </w:r>
      <w:r>
        <w:rPr>
          <w:b/>
        </w:rPr>
        <w:t>Control group annotations</w:t>
      </w:r>
      <w:r>
        <w:t xml:space="preserve"> choose “Condition”.</w:t>
      </w:r>
    </w:p>
    <w:p w14:paraId="7EED3B67" w14:textId="270D66DF" w:rsidR="00F32FB7" w:rsidRDefault="00F32FB7" w:rsidP="00EC26FB">
      <w:pPr>
        <w:pStyle w:val="ListParagraph"/>
        <w:numPr>
          <w:ilvl w:val="0"/>
          <w:numId w:val="44"/>
        </w:numPr>
        <w:jc w:val="both"/>
      </w:pPr>
      <w:r>
        <w:t xml:space="preserve">For the </w:t>
      </w:r>
      <w:r>
        <w:rPr>
          <w:b/>
        </w:rPr>
        <w:t>Control group value</w:t>
      </w:r>
      <w:r>
        <w:t xml:space="preserve"> choose “Healthy”.</w:t>
      </w:r>
    </w:p>
    <w:p w14:paraId="5B13F0E5" w14:textId="4386EB61" w:rsidR="00F32FB7" w:rsidRDefault="00F32FB7" w:rsidP="00EC26FB">
      <w:pPr>
        <w:pStyle w:val="ListParagraph"/>
        <w:numPr>
          <w:ilvl w:val="0"/>
          <w:numId w:val="44"/>
        </w:numPr>
        <w:jc w:val="both"/>
      </w:pPr>
      <w:r>
        <w:t xml:space="preserve">For the </w:t>
      </w:r>
      <w:r>
        <w:rPr>
          <w:b/>
        </w:rPr>
        <w:t>Value to compare against</w:t>
      </w:r>
      <w:r>
        <w:t xml:space="preserve"> choose “Diseased”.</w:t>
      </w:r>
    </w:p>
    <w:p w14:paraId="5E1E17E1" w14:textId="7FCFABA9" w:rsidR="00F32FB7" w:rsidRDefault="00F32FB7" w:rsidP="00EC26FB">
      <w:pPr>
        <w:pStyle w:val="ListParagraph"/>
        <w:numPr>
          <w:ilvl w:val="0"/>
          <w:numId w:val="44"/>
        </w:numPr>
        <w:jc w:val="both"/>
      </w:pPr>
      <w:r>
        <w:t xml:space="preserve">For the </w:t>
      </w:r>
      <w:r>
        <w:rPr>
          <w:b/>
        </w:rPr>
        <w:t>Identity annotation</w:t>
      </w:r>
      <w:r>
        <w:t xml:space="preserve"> choose “</w:t>
      </w:r>
      <w:proofErr w:type="spellStart"/>
      <w:r>
        <w:t>SubjectId</w:t>
      </w:r>
      <w:proofErr w:type="spellEnd"/>
      <w:r>
        <w:t>”.</w:t>
      </w:r>
    </w:p>
    <w:p w14:paraId="72353F70" w14:textId="73A9E5E9" w:rsidR="00F32FB7" w:rsidRDefault="00F32FB7" w:rsidP="00EC26FB">
      <w:pPr>
        <w:pStyle w:val="ListParagraph"/>
        <w:numPr>
          <w:ilvl w:val="0"/>
          <w:numId w:val="44"/>
        </w:numPr>
        <w:jc w:val="both"/>
      </w:pPr>
      <w:r>
        <w:t xml:space="preserve">For the </w:t>
      </w:r>
      <w:r>
        <w:rPr>
          <w:b/>
        </w:rPr>
        <w:t>Normalization method</w:t>
      </w:r>
      <w:r>
        <w:t xml:space="preserve"> choose “Ratio to Global Standards”.</w:t>
      </w:r>
    </w:p>
    <w:p w14:paraId="55E2AA3E" w14:textId="05AFD0F4" w:rsidR="00F32FB7" w:rsidRDefault="00F32FB7" w:rsidP="00EC26FB">
      <w:pPr>
        <w:pStyle w:val="ListParagraph"/>
        <w:numPr>
          <w:ilvl w:val="0"/>
          <w:numId w:val="44"/>
        </w:numPr>
        <w:jc w:val="both"/>
      </w:pPr>
      <w:r>
        <w:t xml:space="preserve">In the </w:t>
      </w:r>
      <w:r>
        <w:rPr>
          <w:b/>
        </w:rPr>
        <w:t>Confidence level</w:t>
      </w:r>
      <w:r>
        <w:t xml:space="preserve"> field, enter “99” %.</w:t>
      </w:r>
    </w:p>
    <w:p w14:paraId="39081238" w14:textId="4DC96092" w:rsidR="00F32FB7" w:rsidRDefault="00F32FB7" w:rsidP="00EC26FB">
      <w:pPr>
        <w:pStyle w:val="ListParagraph"/>
        <w:numPr>
          <w:ilvl w:val="0"/>
          <w:numId w:val="44"/>
        </w:numPr>
        <w:jc w:val="both"/>
      </w:pPr>
      <w:r>
        <w:t xml:space="preserve">For </w:t>
      </w:r>
      <w:r>
        <w:rPr>
          <w:b/>
        </w:rPr>
        <w:t>Scope</w:t>
      </w:r>
      <w:r>
        <w:t xml:space="preserve"> choose </w:t>
      </w:r>
      <w:r>
        <w:rPr>
          <w:b/>
        </w:rPr>
        <w:t>Protein</w:t>
      </w:r>
      <w:r>
        <w:t>.</w:t>
      </w:r>
    </w:p>
    <w:p w14:paraId="418A96E8" w14:textId="083EF607" w:rsidR="00F32FB7" w:rsidRDefault="00F32FB7" w:rsidP="00F32FB7">
      <w:pPr>
        <w:jc w:val="both"/>
      </w:pPr>
      <w:r>
        <w:t xml:space="preserve">The </w:t>
      </w:r>
      <w:r>
        <w:rPr>
          <w:b/>
        </w:rPr>
        <w:t>Edit Group Comparison Form</w:t>
      </w:r>
      <w:r>
        <w:t xml:space="preserve"> should look like this:</w:t>
      </w:r>
    </w:p>
    <w:p w14:paraId="19C07B18" w14:textId="59B1EB04" w:rsidR="00F32FB7" w:rsidRDefault="00F32FB7" w:rsidP="00F32FB7">
      <w:pPr>
        <w:jc w:val="both"/>
      </w:pPr>
      <w:r>
        <w:rPr>
          <w:noProof/>
        </w:rPr>
        <w:lastRenderedPageBreak/>
        <w:drawing>
          <wp:inline distT="0" distB="0" distL="0" distR="0" wp14:anchorId="1991D631" wp14:editId="0AD2D232">
            <wp:extent cx="3638550" cy="486727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638550" cy="4867275"/>
                    </a:xfrm>
                    <a:prstGeom prst="rect">
                      <a:avLst/>
                    </a:prstGeom>
                  </pic:spPr>
                </pic:pic>
              </a:graphicData>
            </a:graphic>
          </wp:inline>
        </w:drawing>
      </w:r>
    </w:p>
    <w:p w14:paraId="2585CCBB" w14:textId="578F5261" w:rsidR="008C78E4" w:rsidRDefault="008C78E4" w:rsidP="00EC26FB">
      <w:pPr>
        <w:pStyle w:val="ListParagraph"/>
        <w:numPr>
          <w:ilvl w:val="0"/>
          <w:numId w:val="45"/>
        </w:numPr>
        <w:jc w:val="both"/>
      </w:pPr>
      <w:r>
        <w:t xml:space="preserve">Click the </w:t>
      </w:r>
      <w:r>
        <w:rPr>
          <w:b/>
        </w:rPr>
        <w:t>OK</w:t>
      </w:r>
      <w:r>
        <w:t xml:space="preserve"> button.</w:t>
      </w:r>
    </w:p>
    <w:p w14:paraId="7ED8612C" w14:textId="7ADF0C9D" w:rsidR="008C78E4" w:rsidRDefault="008C78E4" w:rsidP="008C78E4">
      <w:pPr>
        <w:jc w:val="both"/>
      </w:pPr>
      <w:r>
        <w:t xml:space="preserve">The </w:t>
      </w:r>
      <w:r>
        <w:rPr>
          <w:b/>
        </w:rPr>
        <w:t>Document Settings</w:t>
      </w:r>
      <w:r>
        <w:t xml:space="preserve"> form should look like this:</w:t>
      </w:r>
    </w:p>
    <w:p w14:paraId="6DA555F2" w14:textId="109BCE7C" w:rsidR="008C78E4" w:rsidRDefault="008C78E4" w:rsidP="008C78E4">
      <w:pPr>
        <w:jc w:val="both"/>
      </w:pPr>
      <w:r>
        <w:rPr>
          <w:noProof/>
        </w:rPr>
        <w:lastRenderedPageBreak/>
        <w:drawing>
          <wp:inline distT="0" distB="0" distL="0" distR="0" wp14:anchorId="444D280A" wp14:editId="5F05DBED">
            <wp:extent cx="5076825" cy="260985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076825" cy="2609850"/>
                    </a:xfrm>
                    <a:prstGeom prst="rect">
                      <a:avLst/>
                    </a:prstGeom>
                  </pic:spPr>
                </pic:pic>
              </a:graphicData>
            </a:graphic>
          </wp:inline>
        </w:drawing>
      </w:r>
    </w:p>
    <w:p w14:paraId="7ED2FA32" w14:textId="70C0C698" w:rsidR="008C78E4" w:rsidRDefault="008C78E4" w:rsidP="00EC26FB">
      <w:pPr>
        <w:pStyle w:val="ListParagraph"/>
        <w:numPr>
          <w:ilvl w:val="0"/>
          <w:numId w:val="45"/>
        </w:numPr>
        <w:jc w:val="both"/>
      </w:pPr>
      <w:r>
        <w:t xml:space="preserve">Click the </w:t>
      </w:r>
      <w:r>
        <w:rPr>
          <w:b/>
        </w:rPr>
        <w:t>OK</w:t>
      </w:r>
      <w:r>
        <w:t xml:space="preserve"> button.</w:t>
      </w:r>
    </w:p>
    <w:p w14:paraId="2E8F980D" w14:textId="11CA5991" w:rsidR="008C78E4" w:rsidRDefault="008C78E4" w:rsidP="008C78E4">
      <w:pPr>
        <w:jc w:val="both"/>
      </w:pPr>
      <w:r>
        <w:t>To inspect the group comparison you just defined do the following:</w:t>
      </w:r>
    </w:p>
    <w:p w14:paraId="1CFF8627" w14:textId="3AD74459" w:rsidR="008C78E4" w:rsidRDefault="008C78E4" w:rsidP="00EC26FB">
      <w:pPr>
        <w:pStyle w:val="ListParagraph"/>
        <w:numPr>
          <w:ilvl w:val="0"/>
          <w:numId w:val="45"/>
        </w:numPr>
        <w:jc w:val="both"/>
      </w:pPr>
      <w:r>
        <w:t xml:space="preserve">On the </w:t>
      </w:r>
      <w:r>
        <w:rPr>
          <w:b/>
        </w:rPr>
        <w:t>View</w:t>
      </w:r>
      <w:r>
        <w:t xml:space="preserve"> menu, choose </w:t>
      </w:r>
      <w:r>
        <w:rPr>
          <w:b/>
        </w:rPr>
        <w:t>Group Comparisons</w:t>
      </w:r>
      <w:r>
        <w:t xml:space="preserve"> and click </w:t>
      </w:r>
      <w:r>
        <w:rPr>
          <w:b/>
        </w:rPr>
        <w:t>Health v. Diseased</w:t>
      </w:r>
      <w:r>
        <w:t>.</w:t>
      </w:r>
    </w:p>
    <w:p w14:paraId="5C1C0ACD" w14:textId="547A6CC0" w:rsidR="008C78E4" w:rsidRDefault="008C78E4" w:rsidP="008C78E4">
      <w:pPr>
        <w:jc w:val="both"/>
      </w:pPr>
      <w:r>
        <w:t>Skyline will show a grid view that looks like this:</w:t>
      </w:r>
    </w:p>
    <w:p w14:paraId="198D1564" w14:textId="44A148EC" w:rsidR="008C78E4" w:rsidRDefault="008C78E4" w:rsidP="008C78E4">
      <w:pPr>
        <w:jc w:val="both"/>
      </w:pPr>
      <w:r>
        <w:rPr>
          <w:noProof/>
        </w:rPr>
        <w:drawing>
          <wp:inline distT="0" distB="0" distL="0" distR="0" wp14:anchorId="7A775049" wp14:editId="4E4FF675">
            <wp:extent cx="5343525" cy="2628900"/>
            <wp:effectExtent l="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343525" cy="2628900"/>
                    </a:xfrm>
                    <a:prstGeom prst="rect">
                      <a:avLst/>
                    </a:prstGeom>
                  </pic:spPr>
                </pic:pic>
              </a:graphicData>
            </a:graphic>
          </wp:inline>
        </w:drawing>
      </w:r>
    </w:p>
    <w:p w14:paraId="6CAEBCBE" w14:textId="5D7CA073" w:rsidR="008C78E4" w:rsidRDefault="008C78E4" w:rsidP="008C78E4">
      <w:pPr>
        <w:jc w:val="both"/>
      </w:pPr>
      <w:r>
        <w:t xml:space="preserve">If the </w:t>
      </w:r>
      <w:r w:rsidR="00237E50">
        <w:t>“</w:t>
      </w:r>
      <w:r>
        <w:t>Fold Change Result</w:t>
      </w:r>
      <w:r w:rsidR="00237E50">
        <w:t>”</w:t>
      </w:r>
      <w:r>
        <w:t xml:space="preserve"> column does not show the full confidence interval, double-click the vertical line between the Fold Change Result and Adjusted P-Value headers.</w:t>
      </w:r>
    </w:p>
    <w:p w14:paraId="6126F9D2" w14:textId="121C747C" w:rsidR="000576A1" w:rsidRDefault="000576A1" w:rsidP="008C78E4">
      <w:pPr>
        <w:jc w:val="both"/>
      </w:pPr>
      <w:r>
        <w:t>To see the logged fold change values and confidence intervals graphed:</w:t>
      </w:r>
    </w:p>
    <w:p w14:paraId="35E7A11C" w14:textId="34E4C32D" w:rsidR="000576A1" w:rsidRDefault="000576A1" w:rsidP="00EC26FB">
      <w:pPr>
        <w:pStyle w:val="ListParagraph"/>
        <w:numPr>
          <w:ilvl w:val="0"/>
          <w:numId w:val="45"/>
        </w:numPr>
        <w:jc w:val="both"/>
      </w:pPr>
      <w:r>
        <w:t xml:space="preserve">Click the </w:t>
      </w:r>
      <w:r>
        <w:rPr>
          <w:b/>
        </w:rPr>
        <w:t>Show Graph</w:t>
      </w:r>
      <w:r w:rsidR="00A84483">
        <w:t xml:space="preserve"> </w:t>
      </w:r>
      <w:r w:rsidR="00237E50">
        <w:t>button</w:t>
      </w:r>
      <w:r w:rsidR="00A84483">
        <w:t xml:space="preserve"> in the menu above the toolbar in the grid view.</w:t>
      </w:r>
    </w:p>
    <w:p w14:paraId="30654FD8" w14:textId="6D8B5664" w:rsidR="00A84483" w:rsidRDefault="00A84483" w:rsidP="00A84483">
      <w:pPr>
        <w:jc w:val="both"/>
      </w:pPr>
      <w:r>
        <w:t xml:space="preserve">Skyline adds a graph tab to the </w:t>
      </w:r>
      <w:r w:rsidRPr="00237E50">
        <w:rPr>
          <w:b/>
        </w:rPr>
        <w:t>Healthy v. Diseased</w:t>
      </w:r>
      <w:r>
        <w:t xml:space="preserve"> view that looks like this:</w:t>
      </w:r>
    </w:p>
    <w:p w14:paraId="0B2D8D1D" w14:textId="55CA7748" w:rsidR="00A84483" w:rsidRDefault="00A84483" w:rsidP="00A84483">
      <w:pPr>
        <w:jc w:val="both"/>
      </w:pPr>
      <w:r>
        <w:rPr>
          <w:noProof/>
        </w:rPr>
        <w:lastRenderedPageBreak/>
        <w:drawing>
          <wp:inline distT="0" distB="0" distL="0" distR="0" wp14:anchorId="534EE716" wp14:editId="72ABD1BB">
            <wp:extent cx="5943600" cy="3521075"/>
            <wp:effectExtent l="0" t="0" r="0" b="317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3521075"/>
                    </a:xfrm>
                    <a:prstGeom prst="rect">
                      <a:avLst/>
                    </a:prstGeom>
                  </pic:spPr>
                </pic:pic>
              </a:graphicData>
            </a:graphic>
          </wp:inline>
        </w:drawing>
      </w:r>
    </w:p>
    <w:p w14:paraId="4499E4F9" w14:textId="47205E8D" w:rsidR="00A84483" w:rsidRDefault="00A84483" w:rsidP="00EC26FB">
      <w:pPr>
        <w:pStyle w:val="ListParagraph"/>
        <w:numPr>
          <w:ilvl w:val="0"/>
          <w:numId w:val="45"/>
        </w:numPr>
        <w:jc w:val="both"/>
      </w:pPr>
      <w:r>
        <w:t>Click</w:t>
      </w:r>
      <w:r w:rsidR="00CE78F9">
        <w:t xml:space="preserve"> and drag</w:t>
      </w:r>
      <w:r>
        <w:t xml:space="preserve"> the “Healthy v. </w:t>
      </w:r>
      <w:proofErr w:type="spellStart"/>
      <w:r>
        <w:t>Diseased</w:t>
      </w:r>
      <w:proofErr w:type="gramStart"/>
      <w:r>
        <w:t>:</w:t>
      </w:r>
      <w:r w:rsidR="00CE78F9">
        <w:t>Graph</w:t>
      </w:r>
      <w:proofErr w:type="spellEnd"/>
      <w:proofErr w:type="gramEnd"/>
      <w:r>
        <w:t>” tab at the bottom of the view</w:t>
      </w:r>
      <w:r w:rsidR="00237E50">
        <w:t xml:space="preserve"> until you see a blue floating rectangle</w:t>
      </w:r>
      <w:r>
        <w:t>.</w:t>
      </w:r>
    </w:p>
    <w:p w14:paraId="6423EAF8" w14:textId="50FA069B" w:rsidR="00CE78F9" w:rsidRDefault="00CE78F9" w:rsidP="00EC26FB">
      <w:pPr>
        <w:pStyle w:val="ListParagraph"/>
        <w:numPr>
          <w:ilvl w:val="0"/>
          <w:numId w:val="45"/>
        </w:numPr>
        <w:jc w:val="both"/>
      </w:pPr>
      <w:r>
        <w:t>Release the mouse button and adjust the grid and graph views for side-by-side viewing.</w:t>
      </w:r>
    </w:p>
    <w:p w14:paraId="523E794F" w14:textId="7DF145DC" w:rsidR="00A84483" w:rsidRDefault="00BF1226" w:rsidP="00EC26FB">
      <w:pPr>
        <w:pStyle w:val="ListParagraph"/>
        <w:numPr>
          <w:ilvl w:val="0"/>
          <w:numId w:val="45"/>
        </w:numPr>
        <w:jc w:val="both"/>
      </w:pPr>
      <w:r>
        <w:t>On the grid, c</w:t>
      </w:r>
      <w:r w:rsidR="00A84483">
        <w:t>lick the “Fold Change Result” header</w:t>
      </w:r>
      <w:r>
        <w:t>,</w:t>
      </w:r>
      <w:r w:rsidR="00A84483">
        <w:t xml:space="preserve"> and click </w:t>
      </w:r>
      <w:r w:rsidR="00A84483">
        <w:rPr>
          <w:b/>
        </w:rPr>
        <w:t>Sort Ascending</w:t>
      </w:r>
      <w:r w:rsidR="00A84483">
        <w:t xml:space="preserve"> in the menu that appears.</w:t>
      </w:r>
    </w:p>
    <w:p w14:paraId="320960D7" w14:textId="153E8192" w:rsidR="00A84483" w:rsidRDefault="00A84483" w:rsidP="00A84483">
      <w:pPr>
        <w:jc w:val="both"/>
      </w:pPr>
      <w:r>
        <w:t>This will sort the grid, and if you switch back to the graph, you will see that it is also sorted. Notice that many of the confidence interval whiskers cross the zero line, indicating that at 99% confidence it would not be unusual for the observed data to occur by random chance.</w:t>
      </w:r>
      <w:r w:rsidR="004D6C03">
        <w:t xml:space="preserve"> And, this is not even with any correction for multiple hypothesis testing.</w:t>
      </w:r>
    </w:p>
    <w:p w14:paraId="19FD8945" w14:textId="642275D5" w:rsidR="004D6C03" w:rsidRDefault="004D6C03" w:rsidP="00A84483">
      <w:pPr>
        <w:jc w:val="both"/>
      </w:pPr>
      <w:r>
        <w:t xml:space="preserve">To set a cut-off based on the </w:t>
      </w:r>
      <w:proofErr w:type="spellStart"/>
      <w:r>
        <w:t>Benjamini</w:t>
      </w:r>
      <w:proofErr w:type="spellEnd"/>
      <w:r>
        <w:t>-Hochberg adjusted p-value</w:t>
      </w:r>
      <w:r w:rsidR="00237E50">
        <w:t>, which estimates false discovery rate (FDR)</w:t>
      </w:r>
      <w:r>
        <w:t>, do the following in the grid view:</w:t>
      </w:r>
    </w:p>
    <w:p w14:paraId="2D4E40DB" w14:textId="5451DA44" w:rsidR="004D6C03" w:rsidRDefault="004D6C03" w:rsidP="00EC26FB">
      <w:pPr>
        <w:pStyle w:val="ListParagraph"/>
        <w:numPr>
          <w:ilvl w:val="0"/>
          <w:numId w:val="46"/>
        </w:numPr>
        <w:jc w:val="both"/>
      </w:pPr>
      <w:r>
        <w:t xml:space="preserve">Click the “Adjusted P-Value” header and click </w:t>
      </w:r>
      <w:r>
        <w:rPr>
          <w:b/>
        </w:rPr>
        <w:t>Filter</w:t>
      </w:r>
      <w:r>
        <w:t>.</w:t>
      </w:r>
    </w:p>
    <w:p w14:paraId="0350F84A" w14:textId="338E1B19" w:rsidR="004D6C03" w:rsidRDefault="004F00C9" w:rsidP="00EC26FB">
      <w:pPr>
        <w:pStyle w:val="ListParagraph"/>
        <w:numPr>
          <w:ilvl w:val="0"/>
          <w:numId w:val="46"/>
        </w:numPr>
        <w:jc w:val="both"/>
      </w:pPr>
      <w:r>
        <w:t xml:space="preserve">In the </w:t>
      </w:r>
      <w:r>
        <w:rPr>
          <w:b/>
        </w:rPr>
        <w:t>Filter Type</w:t>
      </w:r>
      <w:r>
        <w:t xml:space="preserve"> field, choose “Is Less Than”.</w:t>
      </w:r>
    </w:p>
    <w:p w14:paraId="6DB26CCA" w14:textId="730B1AC0" w:rsidR="004F00C9" w:rsidRDefault="004F00C9" w:rsidP="00EC26FB">
      <w:pPr>
        <w:pStyle w:val="ListParagraph"/>
        <w:numPr>
          <w:ilvl w:val="0"/>
          <w:numId w:val="46"/>
        </w:numPr>
        <w:jc w:val="both"/>
      </w:pPr>
      <w:r>
        <w:t>In the field below this, enter “0.01”.</w:t>
      </w:r>
    </w:p>
    <w:p w14:paraId="01068AE5" w14:textId="629A06AF" w:rsidR="004F00C9" w:rsidRDefault="004F00C9" w:rsidP="00EC26FB">
      <w:pPr>
        <w:pStyle w:val="ListParagraph"/>
        <w:numPr>
          <w:ilvl w:val="0"/>
          <w:numId w:val="46"/>
        </w:numPr>
        <w:jc w:val="both"/>
      </w:pPr>
      <w:r>
        <w:t xml:space="preserve">Click the </w:t>
      </w:r>
      <w:r>
        <w:rPr>
          <w:b/>
        </w:rPr>
        <w:t>OK</w:t>
      </w:r>
      <w:r>
        <w:t xml:space="preserve"> button.</w:t>
      </w:r>
    </w:p>
    <w:p w14:paraId="49FF569E" w14:textId="0FC72A76" w:rsidR="004F00C9" w:rsidRDefault="004F00C9" w:rsidP="004F00C9">
      <w:pPr>
        <w:jc w:val="both"/>
      </w:pPr>
      <w:r>
        <w:t>You will see the number of rows indicated in the grid toolbar drop from 48 to 14, and the graph should now look like this:</w:t>
      </w:r>
    </w:p>
    <w:p w14:paraId="7420220C" w14:textId="4EB6ACC5" w:rsidR="004F00C9" w:rsidRDefault="004F00C9" w:rsidP="004F00C9">
      <w:pPr>
        <w:jc w:val="both"/>
      </w:pPr>
      <w:r w:rsidRPr="004F00C9">
        <w:rPr>
          <w:noProof/>
        </w:rPr>
        <w:lastRenderedPageBreak/>
        <w:drawing>
          <wp:inline distT="0" distB="0" distL="0" distR="0" wp14:anchorId="1866C9A7" wp14:editId="26741782">
            <wp:extent cx="5534025" cy="357187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534025" cy="3571875"/>
                    </a:xfrm>
                    <a:prstGeom prst="rect">
                      <a:avLst/>
                    </a:prstGeom>
                    <a:noFill/>
                    <a:ln>
                      <a:noFill/>
                    </a:ln>
                  </pic:spPr>
                </pic:pic>
              </a:graphicData>
            </a:graphic>
          </wp:inline>
        </w:drawing>
      </w:r>
    </w:p>
    <w:p w14:paraId="510ED38A" w14:textId="17B86404" w:rsidR="004F00C9" w:rsidRDefault="004F00C9" w:rsidP="004F00C9">
      <w:pPr>
        <w:jc w:val="both"/>
      </w:pPr>
      <w:r>
        <w:t xml:space="preserve">Note that the list of significantly changing proteins includes the “S” protein that you inspected earlier, and which contains only the two problem degrading peptides and the normalization peptide. This gives some indication of the problems that failing to randomize sample order can cause. Because in all three cycles of measurement, the diseased subjects preceded the healthy subjects, you should expect that any degradation not accounted for in your normalization will cause fold change to </w:t>
      </w:r>
      <w:r w:rsidR="0092571D">
        <w:t>appear as up-regulation in the diseased group. And so, along with the “S” protein, all proteins with just barely significant up-regulation in the diseased group should be viewed with some skepticism in this data set.</w:t>
      </w:r>
    </w:p>
    <w:p w14:paraId="086CE450" w14:textId="3641DB84" w:rsidR="00E501BE" w:rsidRDefault="00E501BE" w:rsidP="00E501BE">
      <w:pPr>
        <w:pStyle w:val="Heading2"/>
      </w:pPr>
      <w:r>
        <w:t>Correctly specifying technical replicates</w:t>
      </w:r>
    </w:p>
    <w:p w14:paraId="178F1F7D" w14:textId="47DD569D" w:rsidR="00E501BE" w:rsidRDefault="00CE78F9" w:rsidP="00E501BE">
      <w:r>
        <w:t xml:space="preserve">If you collect technical replicates, as in this experiment, it is extremely important to your statistical inference that you specify them correctly in the </w:t>
      </w:r>
      <w:r>
        <w:rPr>
          <w:b/>
        </w:rPr>
        <w:t>Edit Group Comparison</w:t>
      </w:r>
      <w:r>
        <w:t xml:space="preserve"> form. If you do not, then each measurement will be considered as coming from a distinct biological subject, incorrectly narrowing your standard errors and, hence, confidence intervals, and artificially lowering p values.</w:t>
      </w:r>
    </w:p>
    <w:p w14:paraId="1690B0DA" w14:textId="5D282654" w:rsidR="00CE78F9" w:rsidRDefault="00CE78F9" w:rsidP="00E501BE">
      <w:r>
        <w:t>To see this in action, try the following:</w:t>
      </w:r>
    </w:p>
    <w:p w14:paraId="1150A073" w14:textId="6201E94C" w:rsidR="00CE78F9" w:rsidRDefault="00CE78F9" w:rsidP="00EC26FB">
      <w:pPr>
        <w:pStyle w:val="ListParagraph"/>
        <w:numPr>
          <w:ilvl w:val="0"/>
          <w:numId w:val="47"/>
        </w:numPr>
      </w:pPr>
      <w:r>
        <w:t xml:space="preserve">Click the </w:t>
      </w:r>
      <w:r>
        <w:rPr>
          <w:b/>
        </w:rPr>
        <w:t>Change Settings</w:t>
      </w:r>
      <w:r>
        <w:t xml:space="preserve"> text in the menu above the toolbar in the grid view. </w:t>
      </w:r>
    </w:p>
    <w:p w14:paraId="2C11F7E4" w14:textId="3742A285" w:rsidR="00BF1226" w:rsidRDefault="00BF1226" w:rsidP="00EC26FB">
      <w:pPr>
        <w:pStyle w:val="ListParagraph"/>
        <w:numPr>
          <w:ilvl w:val="0"/>
          <w:numId w:val="47"/>
        </w:numPr>
      </w:pPr>
      <w:r>
        <w:t xml:space="preserve">For the </w:t>
      </w:r>
      <w:r>
        <w:rPr>
          <w:b/>
        </w:rPr>
        <w:t>Identity annotation</w:t>
      </w:r>
      <w:r>
        <w:t xml:space="preserve"> choose the empty element at the top.</w:t>
      </w:r>
    </w:p>
    <w:p w14:paraId="55A34ED8" w14:textId="5E62017F" w:rsidR="00E31293" w:rsidRPr="00CE78F9" w:rsidRDefault="00E31293" w:rsidP="00E31293">
      <w:r>
        <w:t xml:space="preserve">You will see the grid view show </w:t>
      </w:r>
      <w:r w:rsidR="005775E9">
        <w:t>37 rows (and the graph 37 bars) now with adjusted p values less than 0.01. This is because the statistics are now calculated as if you had 42 distinct subjects, instead of 14 with 3 measurements each. This is an important distinction, and as you can see making a mistake here could yield embarrassingly over-optimistic statistical inference.</w:t>
      </w:r>
      <w:r w:rsidR="000E4382">
        <w:t xml:space="preserve"> In this case, the 14 proteins showing </w:t>
      </w:r>
      <w:r w:rsidR="000E4382">
        <w:lastRenderedPageBreak/>
        <w:t>statist</w:t>
      </w:r>
      <w:r w:rsidR="00A82B87">
        <w:t>ically significant differences</w:t>
      </w:r>
      <w:r w:rsidR="000E4382">
        <w:t xml:space="preserve"> in means between healthy and diseased groups, at an estimated 1% </w:t>
      </w:r>
      <w:r w:rsidR="00237E50">
        <w:t>FDR</w:t>
      </w:r>
      <w:r w:rsidR="000E4382">
        <w:t>, has ballooned to 37 proteins.</w:t>
      </w:r>
    </w:p>
    <w:p w14:paraId="53FD7E7F" w14:textId="336E2640" w:rsidR="0092571D" w:rsidRDefault="0092571D" w:rsidP="0092571D">
      <w:pPr>
        <w:pStyle w:val="Heading2"/>
      </w:pPr>
      <w:r>
        <w:t>Refineme</w:t>
      </w:r>
      <w:r w:rsidR="00E501BE">
        <w:t>nt by d</w:t>
      </w:r>
      <w:r>
        <w:t>ifferentiation</w:t>
      </w:r>
    </w:p>
    <w:p w14:paraId="1FCE9A2D" w14:textId="190F5A87" w:rsidR="0092571D" w:rsidRDefault="001F72F2" w:rsidP="004F00C9">
      <w:pPr>
        <w:jc w:val="both"/>
      </w:pPr>
      <w:r>
        <w:t>Returning to the original goal of this experiment, you can now reduce the document to only a subset of peptides with statistically significant differences in group means, at an estimated 1% FDR. Though, keep in mind that this data set may overstate the significance of up-regulation</w:t>
      </w:r>
      <w:r w:rsidR="00237E50">
        <w:t xml:space="preserve"> in the diseased group</w:t>
      </w:r>
      <w:r>
        <w:t>, due to the lack of randomization (diseased always measured before healthy) and systematic signal degradation over the runs.</w:t>
      </w:r>
    </w:p>
    <w:p w14:paraId="3B9C3E72" w14:textId="404641A5" w:rsidR="00A16EF3" w:rsidRDefault="00A16EF3" w:rsidP="004F00C9">
      <w:pPr>
        <w:jc w:val="both"/>
      </w:pPr>
      <w:r>
        <w:t xml:space="preserve">Nonetheless, to reduce </w:t>
      </w:r>
      <w:r w:rsidR="00237E50">
        <w:t xml:space="preserve">the </w:t>
      </w:r>
      <w:r>
        <w:t xml:space="preserve">targets list in this document to the set of peptides with differences in group means at </w:t>
      </w:r>
      <w:r w:rsidR="00237E50">
        <w:t xml:space="preserve">an estimated </w:t>
      </w:r>
      <w:r>
        <w:t>1% FDR, perform the following steps:</w:t>
      </w:r>
    </w:p>
    <w:p w14:paraId="61EA6854" w14:textId="704BC907" w:rsidR="007306D2" w:rsidRDefault="007306D2" w:rsidP="00EC26FB">
      <w:pPr>
        <w:pStyle w:val="ListParagraph"/>
        <w:numPr>
          <w:ilvl w:val="0"/>
          <w:numId w:val="48"/>
        </w:numPr>
        <w:jc w:val="both"/>
      </w:pPr>
      <w:r>
        <w:t xml:space="preserve">On the </w:t>
      </w:r>
      <w:r>
        <w:rPr>
          <w:b/>
        </w:rPr>
        <w:t xml:space="preserve">Healthy v. </w:t>
      </w:r>
      <w:proofErr w:type="spellStart"/>
      <w:r>
        <w:rPr>
          <w:b/>
        </w:rPr>
        <w:t>Diseased</w:t>
      </w:r>
      <w:proofErr w:type="gramStart"/>
      <w:r>
        <w:rPr>
          <w:b/>
        </w:rPr>
        <w:t>:Settings</w:t>
      </w:r>
      <w:proofErr w:type="spellEnd"/>
      <w:proofErr w:type="gramEnd"/>
      <w:r>
        <w:t xml:space="preserve"> form, change the </w:t>
      </w:r>
      <w:r>
        <w:rPr>
          <w:b/>
        </w:rPr>
        <w:t>Identity annotation</w:t>
      </w:r>
      <w:r>
        <w:t xml:space="preserve"> field back to “</w:t>
      </w:r>
      <w:proofErr w:type="spellStart"/>
      <w:r>
        <w:t>SubjectId</w:t>
      </w:r>
      <w:proofErr w:type="spellEnd"/>
      <w:r>
        <w:t>”.</w:t>
      </w:r>
    </w:p>
    <w:p w14:paraId="2B6A3CBB" w14:textId="7C613653" w:rsidR="00A16EF3" w:rsidRDefault="00A16EF3" w:rsidP="00EC26FB">
      <w:pPr>
        <w:pStyle w:val="ListParagraph"/>
        <w:numPr>
          <w:ilvl w:val="0"/>
          <w:numId w:val="48"/>
        </w:numPr>
        <w:jc w:val="both"/>
      </w:pPr>
      <w:r>
        <w:t xml:space="preserve">On the </w:t>
      </w:r>
      <w:r>
        <w:rPr>
          <w:b/>
        </w:rPr>
        <w:t>File</w:t>
      </w:r>
      <w:r>
        <w:t xml:space="preserve"> menu, click </w:t>
      </w:r>
      <w:r>
        <w:rPr>
          <w:b/>
        </w:rPr>
        <w:t>Save As</w:t>
      </w:r>
      <w:r>
        <w:t>.</w:t>
      </w:r>
    </w:p>
    <w:p w14:paraId="59E68AA1" w14:textId="4B70AD0F" w:rsidR="00A16EF3" w:rsidRDefault="00A16EF3" w:rsidP="00EC26FB">
      <w:pPr>
        <w:pStyle w:val="ListParagraph"/>
        <w:numPr>
          <w:ilvl w:val="0"/>
          <w:numId w:val="48"/>
        </w:numPr>
        <w:jc w:val="both"/>
      </w:pPr>
      <w:r>
        <w:t>Save the document to the name “</w:t>
      </w:r>
      <w:proofErr w:type="spellStart"/>
      <w:r w:rsidRPr="00FB11D5">
        <w:t>Rat_plasma</w:t>
      </w:r>
      <w:r>
        <w:t>-diff</w:t>
      </w:r>
      <w:r w:rsidRPr="00FB11D5">
        <w:t>.sky</w:t>
      </w:r>
      <w:proofErr w:type="spellEnd"/>
      <w:r>
        <w:t>”.</w:t>
      </w:r>
    </w:p>
    <w:p w14:paraId="74147699" w14:textId="7ED7604A" w:rsidR="00A16EF3" w:rsidRDefault="00A16EF3" w:rsidP="00EC26FB">
      <w:pPr>
        <w:pStyle w:val="ListParagraph"/>
        <w:numPr>
          <w:ilvl w:val="0"/>
          <w:numId w:val="48"/>
        </w:numPr>
        <w:jc w:val="both"/>
      </w:pPr>
      <w:r>
        <w:t xml:space="preserve">In the </w:t>
      </w:r>
      <w:r>
        <w:rPr>
          <w:b/>
        </w:rPr>
        <w:t xml:space="preserve">Healthy v. </w:t>
      </w:r>
      <w:proofErr w:type="spellStart"/>
      <w:r>
        <w:rPr>
          <w:b/>
        </w:rPr>
        <w:t>Diseased</w:t>
      </w:r>
      <w:proofErr w:type="gramStart"/>
      <w:r>
        <w:rPr>
          <w:b/>
        </w:rPr>
        <w:t>:Settings</w:t>
      </w:r>
      <w:proofErr w:type="spellEnd"/>
      <w:proofErr w:type="gramEnd"/>
      <w:r>
        <w:t xml:space="preserve"> form, choose the </w:t>
      </w:r>
      <w:r>
        <w:rPr>
          <w:b/>
        </w:rPr>
        <w:t>Peptide</w:t>
      </w:r>
      <w:r>
        <w:t xml:space="preserve"> option in the </w:t>
      </w:r>
      <w:r>
        <w:rPr>
          <w:b/>
        </w:rPr>
        <w:t>Scope</w:t>
      </w:r>
      <w:r>
        <w:t xml:space="preserve"> box.</w:t>
      </w:r>
    </w:p>
    <w:p w14:paraId="55AF59DF" w14:textId="77777777" w:rsidR="00A16EF3" w:rsidRDefault="00A16EF3" w:rsidP="00EC26FB">
      <w:pPr>
        <w:pStyle w:val="ListParagraph"/>
        <w:numPr>
          <w:ilvl w:val="0"/>
          <w:numId w:val="48"/>
        </w:numPr>
        <w:jc w:val="both"/>
      </w:pPr>
      <w:r>
        <w:t xml:space="preserve">Click the “Adjusted P-Value” header and click </w:t>
      </w:r>
      <w:r>
        <w:rPr>
          <w:b/>
        </w:rPr>
        <w:t>Filter</w:t>
      </w:r>
      <w:r>
        <w:t>.</w:t>
      </w:r>
    </w:p>
    <w:p w14:paraId="4317B174" w14:textId="491F7C98" w:rsidR="00A16EF3" w:rsidRDefault="00A16EF3" w:rsidP="00EC26FB">
      <w:pPr>
        <w:pStyle w:val="ListParagraph"/>
        <w:numPr>
          <w:ilvl w:val="0"/>
          <w:numId w:val="48"/>
        </w:numPr>
        <w:jc w:val="both"/>
      </w:pPr>
      <w:r>
        <w:t xml:space="preserve">In the </w:t>
      </w:r>
      <w:r>
        <w:rPr>
          <w:b/>
        </w:rPr>
        <w:t>Filter Type</w:t>
      </w:r>
      <w:r>
        <w:t xml:space="preserve"> field, choose “Is </w:t>
      </w:r>
      <w:r w:rsidR="00384390">
        <w:t>Greater</w:t>
      </w:r>
      <w:r>
        <w:t xml:space="preserve"> Than</w:t>
      </w:r>
      <w:r w:rsidR="00384390">
        <w:t xml:space="preserve"> or Equal To</w:t>
      </w:r>
      <w:r>
        <w:t>”.</w:t>
      </w:r>
    </w:p>
    <w:p w14:paraId="4D4F8613" w14:textId="2C3C9699" w:rsidR="00A16EF3" w:rsidRDefault="00A16EF3" w:rsidP="00EC26FB">
      <w:pPr>
        <w:pStyle w:val="ListParagraph"/>
        <w:numPr>
          <w:ilvl w:val="0"/>
          <w:numId w:val="48"/>
        </w:numPr>
        <w:jc w:val="both"/>
      </w:pPr>
      <w:r>
        <w:t xml:space="preserve">Click the </w:t>
      </w:r>
      <w:r>
        <w:rPr>
          <w:b/>
        </w:rPr>
        <w:t>OK</w:t>
      </w:r>
      <w:r>
        <w:t xml:space="preserve"> button.</w:t>
      </w:r>
    </w:p>
    <w:p w14:paraId="19A42D23" w14:textId="301BB213" w:rsidR="007306D2" w:rsidRDefault="007306D2" w:rsidP="007306D2">
      <w:pPr>
        <w:jc w:val="both"/>
      </w:pPr>
      <w:r>
        <w:t xml:space="preserve">The </w:t>
      </w:r>
      <w:r>
        <w:rPr>
          <w:b/>
        </w:rPr>
        <w:t xml:space="preserve">Healthy v. </w:t>
      </w:r>
      <w:proofErr w:type="spellStart"/>
      <w:r>
        <w:rPr>
          <w:b/>
        </w:rPr>
        <w:t>Diseased</w:t>
      </w:r>
      <w:proofErr w:type="gramStart"/>
      <w:r>
        <w:rPr>
          <w:b/>
        </w:rPr>
        <w:t>:Grid</w:t>
      </w:r>
      <w:proofErr w:type="spellEnd"/>
      <w:proofErr w:type="gramEnd"/>
      <w:r>
        <w:t xml:space="preserve"> should show 92 rows above the 1% FDR cut-off, and the graph should now look like this:</w:t>
      </w:r>
    </w:p>
    <w:p w14:paraId="1D506411" w14:textId="2E43DE50" w:rsidR="007306D2" w:rsidRDefault="007306D2" w:rsidP="007306D2">
      <w:pPr>
        <w:jc w:val="both"/>
      </w:pPr>
      <w:r w:rsidRPr="007306D2">
        <w:rPr>
          <w:noProof/>
        </w:rPr>
        <w:drawing>
          <wp:inline distT="0" distB="0" distL="0" distR="0" wp14:anchorId="13BDC830" wp14:editId="68535A99">
            <wp:extent cx="5943600" cy="2356234"/>
            <wp:effectExtent l="0" t="0" r="0" b="635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43600" cy="2356234"/>
                    </a:xfrm>
                    <a:prstGeom prst="rect">
                      <a:avLst/>
                    </a:prstGeom>
                    <a:noFill/>
                    <a:ln>
                      <a:noFill/>
                    </a:ln>
                  </pic:spPr>
                </pic:pic>
              </a:graphicData>
            </a:graphic>
          </wp:inline>
        </w:drawing>
      </w:r>
    </w:p>
    <w:p w14:paraId="60C78CC0" w14:textId="75453166" w:rsidR="007306D2" w:rsidRDefault="007306D2" w:rsidP="007306D2">
      <w:pPr>
        <w:jc w:val="both"/>
      </w:pPr>
      <w:r>
        <w:t>To delete these peptides from the document do the following:</w:t>
      </w:r>
    </w:p>
    <w:p w14:paraId="2ABED02E" w14:textId="1C7EF5BD" w:rsidR="007306D2" w:rsidRDefault="007306D2" w:rsidP="00EC26FB">
      <w:pPr>
        <w:pStyle w:val="ListParagraph"/>
        <w:numPr>
          <w:ilvl w:val="0"/>
          <w:numId w:val="49"/>
        </w:numPr>
        <w:jc w:val="both"/>
      </w:pPr>
      <w:r>
        <w:t xml:space="preserve">Click the gray rectangle in the upper left corner of the </w:t>
      </w:r>
      <w:r>
        <w:rPr>
          <w:b/>
        </w:rPr>
        <w:t xml:space="preserve">Healthy v. </w:t>
      </w:r>
      <w:proofErr w:type="spellStart"/>
      <w:r>
        <w:rPr>
          <w:b/>
        </w:rPr>
        <w:t>Diseased</w:t>
      </w:r>
      <w:proofErr w:type="gramStart"/>
      <w:r>
        <w:rPr>
          <w:b/>
        </w:rPr>
        <w:t>:Grid</w:t>
      </w:r>
      <w:proofErr w:type="spellEnd"/>
      <w:proofErr w:type="gramEnd"/>
      <w:r>
        <w:t>, where the row and column headers meet, to select all cells.</w:t>
      </w:r>
    </w:p>
    <w:p w14:paraId="337082C1" w14:textId="78B7F2A6" w:rsidR="007306D2" w:rsidRDefault="007306D2" w:rsidP="00EC26FB">
      <w:pPr>
        <w:pStyle w:val="ListParagraph"/>
        <w:numPr>
          <w:ilvl w:val="0"/>
          <w:numId w:val="49"/>
        </w:numPr>
        <w:jc w:val="both"/>
      </w:pPr>
      <w:r>
        <w:t>Scroll down the grid until you find the VVLSGSDATLAYSAFK peptide in the “S” protein.</w:t>
      </w:r>
    </w:p>
    <w:p w14:paraId="1ADF0462" w14:textId="391A677E" w:rsidR="007306D2" w:rsidRDefault="007306D2" w:rsidP="00EC26FB">
      <w:pPr>
        <w:pStyle w:val="ListParagraph"/>
        <w:numPr>
          <w:ilvl w:val="0"/>
          <w:numId w:val="49"/>
        </w:numPr>
        <w:jc w:val="both"/>
      </w:pPr>
      <w:r>
        <w:lastRenderedPageBreak/>
        <w:t>Hold down the Ctrl key and click on the row header for this row to deselect it.</w:t>
      </w:r>
    </w:p>
    <w:p w14:paraId="43E4BC58" w14:textId="58D0CC00" w:rsidR="007306D2" w:rsidRDefault="007306D2" w:rsidP="007306D2">
      <w:pPr>
        <w:jc w:val="both"/>
      </w:pPr>
      <w:r>
        <w:t>The grid should look like this:</w:t>
      </w:r>
    </w:p>
    <w:p w14:paraId="24CC9DDC" w14:textId="73EAC220" w:rsidR="007306D2" w:rsidRDefault="007306D2" w:rsidP="007306D2">
      <w:pPr>
        <w:jc w:val="both"/>
      </w:pPr>
      <w:r>
        <w:rPr>
          <w:noProof/>
        </w:rPr>
        <w:drawing>
          <wp:inline distT="0" distB="0" distL="0" distR="0" wp14:anchorId="10264109" wp14:editId="2699B00B">
            <wp:extent cx="5343525" cy="340042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343525" cy="3400425"/>
                    </a:xfrm>
                    <a:prstGeom prst="rect">
                      <a:avLst/>
                    </a:prstGeom>
                  </pic:spPr>
                </pic:pic>
              </a:graphicData>
            </a:graphic>
          </wp:inline>
        </w:drawing>
      </w:r>
    </w:p>
    <w:p w14:paraId="71034B31" w14:textId="70E045DE" w:rsidR="007306D2" w:rsidRDefault="007306D2" w:rsidP="007306D2">
      <w:pPr>
        <w:jc w:val="both"/>
      </w:pPr>
      <w:r>
        <w:t xml:space="preserve">Note that the VVLSGSDATLAYSAFK peptide has </w:t>
      </w:r>
      <w:r w:rsidR="00237E50">
        <w:t xml:space="preserve">a </w:t>
      </w:r>
      <w:r>
        <w:t>fold-change of 1, with a 99% confidence interval of 1 to 1. This is the single peptide used as the Global Standard for normalization. You do not want to delete this peptide from the document. That is why you deselected it.</w:t>
      </w:r>
    </w:p>
    <w:p w14:paraId="0E938E0E" w14:textId="66E54298" w:rsidR="007306D2" w:rsidRDefault="007306D2" w:rsidP="00EC26FB">
      <w:pPr>
        <w:pStyle w:val="ListParagraph"/>
        <w:numPr>
          <w:ilvl w:val="0"/>
          <w:numId w:val="50"/>
        </w:numPr>
        <w:jc w:val="both"/>
      </w:pPr>
      <w:r>
        <w:t xml:space="preserve">Click the </w:t>
      </w:r>
      <w:r>
        <w:rPr>
          <w:noProof/>
        </w:rPr>
        <w:drawing>
          <wp:inline distT="0" distB="0" distL="0" distR="0" wp14:anchorId="4E25B323" wp14:editId="3BAC21A7">
            <wp:extent cx="200025" cy="20002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 xml:space="preserve"> </w:t>
      </w:r>
      <w:r w:rsidR="00237E50">
        <w:t xml:space="preserve">button </w:t>
      </w:r>
      <w:r>
        <w:t>in the grid toolbar.</w:t>
      </w:r>
    </w:p>
    <w:p w14:paraId="713CE4EA" w14:textId="53B16972" w:rsidR="007306D2" w:rsidRDefault="00C7625C" w:rsidP="007306D2">
      <w:pPr>
        <w:jc w:val="both"/>
      </w:pPr>
      <w:r>
        <w:t>Skyline will show the following message to confirm you really want to delete the selected rows:</w:t>
      </w:r>
    </w:p>
    <w:p w14:paraId="6EDDF29D" w14:textId="75569D1A" w:rsidR="00C7625C" w:rsidRDefault="00C7625C" w:rsidP="007306D2">
      <w:pPr>
        <w:jc w:val="both"/>
      </w:pPr>
      <w:r>
        <w:rPr>
          <w:noProof/>
        </w:rPr>
        <w:drawing>
          <wp:inline distT="0" distB="0" distL="0" distR="0" wp14:anchorId="16D5EEBA" wp14:editId="283407D9">
            <wp:extent cx="3943350" cy="1571625"/>
            <wp:effectExtent l="0" t="0" r="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943350" cy="1571625"/>
                    </a:xfrm>
                    <a:prstGeom prst="rect">
                      <a:avLst/>
                    </a:prstGeom>
                  </pic:spPr>
                </pic:pic>
              </a:graphicData>
            </a:graphic>
          </wp:inline>
        </w:drawing>
      </w:r>
    </w:p>
    <w:p w14:paraId="6F1DE519" w14:textId="073DA775" w:rsidR="00C7625C" w:rsidRDefault="00C7625C" w:rsidP="00EC26FB">
      <w:pPr>
        <w:pStyle w:val="ListParagraph"/>
        <w:numPr>
          <w:ilvl w:val="0"/>
          <w:numId w:val="50"/>
        </w:numPr>
        <w:jc w:val="both"/>
      </w:pPr>
      <w:r>
        <w:t xml:space="preserve">Click the </w:t>
      </w:r>
      <w:r>
        <w:rPr>
          <w:b/>
        </w:rPr>
        <w:t>OK</w:t>
      </w:r>
      <w:r>
        <w:t xml:space="preserve"> button.</w:t>
      </w:r>
    </w:p>
    <w:p w14:paraId="3C2F8CE9" w14:textId="418CA90E" w:rsidR="00C7625C" w:rsidRPr="00DC3392" w:rsidRDefault="00C7625C" w:rsidP="00C7625C">
      <w:pPr>
        <w:jc w:val="both"/>
      </w:pPr>
      <w:r>
        <w:t xml:space="preserve">You can now close the group comparison windows and review the 34 peptides remaining in the document. They should all have pronounced differences in means between the two groups, though their distributions </w:t>
      </w:r>
      <w:r>
        <w:lastRenderedPageBreak/>
        <w:t>will not always be disjoint even at only on</w:t>
      </w:r>
      <w:r w:rsidR="00237E50">
        <w:t>e</w:t>
      </w:r>
      <w:r>
        <w:t xml:space="preserve"> s</w:t>
      </w:r>
      <w:r w:rsidR="00DC3392">
        <w:t xml:space="preserve">tandard deviation. That is, you will see the standard deviation whiskers overlapping in the </w:t>
      </w:r>
      <w:r w:rsidR="00DC3392">
        <w:rPr>
          <w:b/>
        </w:rPr>
        <w:t>Peak Areas</w:t>
      </w:r>
      <w:r w:rsidR="00DC3392">
        <w:t xml:space="preserve"> graph </w:t>
      </w:r>
      <w:r w:rsidR="00237E50">
        <w:t xml:space="preserve">that should still </w:t>
      </w:r>
      <w:r w:rsidR="00F7432B">
        <w:t xml:space="preserve">be </w:t>
      </w:r>
      <w:r w:rsidR="00237E50">
        <w:t>show</w:t>
      </w:r>
      <w:r w:rsidR="00F7432B">
        <w:t>ing</w:t>
      </w:r>
      <w:r w:rsidR="00DC3392">
        <w:t xml:space="preserve"> the peak areas grouped by condition.</w:t>
      </w:r>
    </w:p>
    <w:p w14:paraId="4F7DE3FC" w14:textId="77777777" w:rsidR="005E1229" w:rsidRPr="005E1229" w:rsidRDefault="005E1229" w:rsidP="005E1229">
      <w:pPr>
        <w:pStyle w:val="Heading1"/>
      </w:pPr>
      <w:bookmarkStart w:id="62" w:name="_Conclusion"/>
      <w:bookmarkStart w:id="63" w:name="_GoBack"/>
      <w:bookmarkEnd w:id="62"/>
      <w:bookmarkEnd w:id="63"/>
      <w:r>
        <w:t>Conclusion</w:t>
      </w:r>
    </w:p>
    <w:p w14:paraId="6BD41317" w14:textId="5CFD9CCF" w:rsidR="00170C5C" w:rsidRDefault="008A0AD4" w:rsidP="00972BD0">
      <w:pPr>
        <w:tabs>
          <w:tab w:val="right" w:pos="540"/>
          <w:tab w:val="left" w:pos="720"/>
        </w:tabs>
        <w:jc w:val="both"/>
      </w:pPr>
      <w:r>
        <w:t xml:space="preserve">In this tutorial, you learned some of the most effective techniques for visual assessment and correction of the peak integration that Skyline </w:t>
      </w:r>
      <w:r w:rsidR="00E73A3B">
        <w:t xml:space="preserve">automatically </w:t>
      </w:r>
      <w:r>
        <w:t xml:space="preserve">performs on all imported </w:t>
      </w:r>
      <w:r w:rsidR="00E32CFC">
        <w:t xml:space="preserve">LC-MS/MS </w:t>
      </w:r>
      <w:r>
        <w:t>chromatog</w:t>
      </w:r>
      <w:r w:rsidR="00E32CFC">
        <w:t>raphy</w:t>
      </w:r>
      <w:r>
        <w:t xml:space="preserve"> data.  </w:t>
      </w:r>
      <w:r w:rsidR="00E32CFC">
        <w:t>Although y</w:t>
      </w:r>
      <w:r>
        <w:t xml:space="preserve">ou </w:t>
      </w:r>
      <w:r w:rsidR="00E32CFC">
        <w:t xml:space="preserve">only </w:t>
      </w:r>
      <w:r>
        <w:t>worked with a</w:t>
      </w:r>
      <w:r w:rsidR="00927241">
        <w:t>n unlabeled</w:t>
      </w:r>
      <w:r>
        <w:t xml:space="preserve"> SRM data set, the techniques you applied in this tutorial would apply equally well to </w:t>
      </w:r>
      <w:r w:rsidR="00927241">
        <w:t xml:space="preserve">data from </w:t>
      </w:r>
      <w:r>
        <w:t xml:space="preserve">other chromatography-base quantification methods.  The manual nature of this inspection and correction makes it best suited for data sets containing not much more than two thousand peptides.  In this case, 137 peptides took about 1 hour to process, which means a data set with 2,000 peptides might take </w:t>
      </w:r>
      <w:r w:rsidR="00E73A3B">
        <w:t>upwards of</w:t>
      </w:r>
      <w:r>
        <w:t xml:space="preserve"> 2 days</w:t>
      </w:r>
      <w:r w:rsidR="00E32CFC">
        <w:t xml:space="preserve"> </w:t>
      </w:r>
      <w:r>
        <w:t>of effort.</w:t>
      </w:r>
    </w:p>
    <w:p w14:paraId="470DB1AA" w14:textId="034EA477" w:rsidR="00170C5C" w:rsidRDefault="001665A5" w:rsidP="00972BD0">
      <w:pPr>
        <w:tabs>
          <w:tab w:val="right" w:pos="540"/>
          <w:tab w:val="left" w:pos="720"/>
        </w:tabs>
        <w:jc w:val="both"/>
      </w:pPr>
      <w:r>
        <w:t xml:space="preserve">For much larger data sets you might want to first perform some very rough screening of peptides based on </w:t>
      </w:r>
      <w:r w:rsidR="00927241">
        <w:t>their initial</w:t>
      </w:r>
      <w:r>
        <w:t xml:space="preserve"> promise </w:t>
      </w:r>
      <w:r w:rsidR="002426AE">
        <w:t xml:space="preserve">in showing some difference between the </w:t>
      </w:r>
      <w:r w:rsidR="00E73A3B">
        <w:t xml:space="preserve">conditions </w:t>
      </w:r>
      <w:r w:rsidR="002426AE">
        <w:t>you are studying</w:t>
      </w:r>
      <w:r w:rsidR="00E73A3B">
        <w:t>.</w:t>
      </w:r>
      <w:r w:rsidR="00927241">
        <w:t xml:space="preserve"> </w:t>
      </w:r>
      <w:r w:rsidR="00E73A3B">
        <w:t xml:space="preserve">In that case, </w:t>
      </w:r>
      <w:r w:rsidR="00927241">
        <w:t>you only spend time on this type of manual inspection and correction for potential peptides of interest</w:t>
      </w:r>
      <w:r w:rsidR="002426AE">
        <w:t xml:space="preserve">.  </w:t>
      </w:r>
      <w:r w:rsidR="00237E50">
        <w:t>You should now be able to achieve this kind of filtering with the approach you learned using Skyline group comparison support</w:t>
      </w:r>
      <w:r w:rsidR="000D4EF6">
        <w:t>.</w:t>
      </w:r>
      <w:r w:rsidR="00237E50">
        <w:t xml:space="preserve"> You may want to relax the limit on adjusted p value (or FDR cut-off) to something less stringent than the 1% used in this tutorial, but the approach would be similar.</w:t>
      </w:r>
    </w:p>
    <w:p w14:paraId="18DA569A" w14:textId="0706E86C" w:rsidR="00891722" w:rsidRDefault="00891722" w:rsidP="001665A5">
      <w:pPr>
        <w:tabs>
          <w:tab w:val="right" w:pos="540"/>
          <w:tab w:val="left" w:pos="720"/>
        </w:tabs>
      </w:pPr>
      <w:r>
        <w:t xml:space="preserve">You have </w:t>
      </w:r>
      <w:r w:rsidR="00454CC9">
        <w:t xml:space="preserve">now </w:t>
      </w:r>
      <w:r>
        <w:t xml:space="preserve">seen how this type of processing </w:t>
      </w:r>
      <w:r w:rsidR="00391B55">
        <w:t xml:space="preserve">and expert use of the features Skyline provides can help you both understand and correct potential sources of error in your quantitative experiments.  You have </w:t>
      </w:r>
      <w:r w:rsidR="00454CC9">
        <w:t xml:space="preserve">also </w:t>
      </w:r>
      <w:r w:rsidR="00391B55">
        <w:t xml:space="preserve">dealt first-hand with </w:t>
      </w:r>
      <w:proofErr w:type="spellStart"/>
      <w:r w:rsidR="00391B55">
        <w:t>m</w:t>
      </w:r>
      <w:r w:rsidR="00454CC9">
        <w:t>is</w:t>
      </w:r>
      <w:proofErr w:type="spellEnd"/>
      <w:r w:rsidR="00454CC9">
        <w:t>-assigned</w:t>
      </w:r>
      <w:r w:rsidR="00391B55">
        <w:t xml:space="preserve"> peaks, interference, peak truncation, peptides at abundance levels that are difficult to detect, 200-fold peptide signal degradation</w:t>
      </w:r>
      <w:r w:rsidR="00454CC9">
        <w:t>,</w:t>
      </w:r>
      <w:r w:rsidR="00391B55">
        <w:t xml:space="preserve"> and doubly eluting peptides.</w:t>
      </w:r>
      <w:r w:rsidR="00151A42">
        <w:t xml:space="preserve">  With </w:t>
      </w:r>
      <w:r w:rsidR="00612F9F">
        <w:t xml:space="preserve">a </w:t>
      </w:r>
      <w:r w:rsidR="00151A42">
        <w:t xml:space="preserve">mastery of the tools Skyline provides for understanding, correcting and annotating these issues, you </w:t>
      </w:r>
      <w:r w:rsidR="00612F9F">
        <w:t xml:space="preserve">should </w:t>
      </w:r>
      <w:r w:rsidR="00927241">
        <w:t xml:space="preserve">be able to reduce error in your quantitative </w:t>
      </w:r>
      <w:r w:rsidR="00AB40B9">
        <w:t xml:space="preserve">targeted proteomics experiments and </w:t>
      </w:r>
      <w:r w:rsidR="00DE61D5">
        <w:t>get to biological insights more effectively</w:t>
      </w:r>
      <w:r w:rsidR="00AB40B9">
        <w:t>.</w:t>
      </w:r>
    </w:p>
    <w:p w14:paraId="55AB5885" w14:textId="296FC9BF" w:rsidR="00DC5858" w:rsidRDefault="00DC5858" w:rsidP="00DC5858">
      <w:pPr>
        <w:pStyle w:val="Heading1"/>
      </w:pPr>
      <w:r>
        <w:t>Bibliography</w:t>
      </w:r>
    </w:p>
    <w:p w14:paraId="71DB9607" w14:textId="77777777" w:rsidR="00DC5858" w:rsidRPr="00DC5858" w:rsidRDefault="00DC5858" w:rsidP="00DC5858">
      <w:pPr>
        <w:pStyle w:val="Bibliography"/>
        <w:spacing w:line="276" w:lineRule="auto"/>
        <w:rPr>
          <w:rFonts w:ascii="Calibri" w:hAnsi="Calibri"/>
        </w:rPr>
      </w:pPr>
      <w:r>
        <w:fldChar w:fldCharType="begin"/>
      </w:r>
      <w:r>
        <w:instrText xml:space="preserve"> ADDIN ZOTERO_BIBL {"custom":[]} CSL_BIBLIOGRAPHY </w:instrText>
      </w:r>
      <w:r>
        <w:fldChar w:fldCharType="separate"/>
      </w:r>
      <w:r w:rsidRPr="00DC5858">
        <w:rPr>
          <w:rFonts w:ascii="Calibri" w:hAnsi="Calibri"/>
        </w:rPr>
        <w:t>1.</w:t>
      </w:r>
      <w:r w:rsidRPr="00DC5858">
        <w:rPr>
          <w:rFonts w:ascii="Calibri" w:hAnsi="Calibri"/>
        </w:rPr>
        <w:tab/>
        <w:t xml:space="preserve">Bereman, M. S., MacLean, B., Tomazela, D. M., Liebler, D. C. &amp; MacCoss, M. J. The development of selected reaction monitoring methods for targeted proteomics via empirical refinement. </w:t>
      </w:r>
      <w:r w:rsidRPr="00DC5858">
        <w:rPr>
          <w:rFonts w:ascii="Calibri" w:hAnsi="Calibri"/>
          <w:i/>
          <w:iCs/>
        </w:rPr>
        <w:t>PROTEOMICS</w:t>
      </w:r>
      <w:r w:rsidRPr="00DC5858">
        <w:rPr>
          <w:rFonts w:ascii="Calibri" w:hAnsi="Calibri"/>
        </w:rPr>
        <w:t xml:space="preserve"> </w:t>
      </w:r>
      <w:r w:rsidRPr="00DC5858">
        <w:rPr>
          <w:rFonts w:ascii="Calibri" w:hAnsi="Calibri"/>
          <w:b/>
          <w:bCs/>
        </w:rPr>
        <w:t>12,</w:t>
      </w:r>
      <w:r w:rsidRPr="00DC5858">
        <w:rPr>
          <w:rFonts w:ascii="Calibri" w:hAnsi="Calibri"/>
        </w:rPr>
        <w:t xml:space="preserve"> 1134–1141 (2012).</w:t>
      </w:r>
    </w:p>
    <w:p w14:paraId="101773F8" w14:textId="77777777" w:rsidR="00DC5858" w:rsidRPr="00DC5858" w:rsidRDefault="00DC5858" w:rsidP="00DC5858">
      <w:pPr>
        <w:pStyle w:val="Bibliography"/>
        <w:spacing w:line="276" w:lineRule="auto"/>
        <w:rPr>
          <w:rFonts w:ascii="Calibri" w:hAnsi="Calibri"/>
        </w:rPr>
      </w:pPr>
      <w:r w:rsidRPr="00DC5858">
        <w:rPr>
          <w:rFonts w:ascii="Calibri" w:hAnsi="Calibri"/>
        </w:rPr>
        <w:t>2.</w:t>
      </w:r>
      <w:r w:rsidRPr="00DC5858">
        <w:rPr>
          <w:rFonts w:ascii="Calibri" w:hAnsi="Calibri"/>
        </w:rPr>
        <w:tab/>
        <w:t xml:space="preserve">Zhang, H. </w:t>
      </w:r>
      <w:r w:rsidRPr="00DC5858">
        <w:rPr>
          <w:rFonts w:ascii="Calibri" w:hAnsi="Calibri"/>
          <w:i/>
          <w:iCs/>
        </w:rPr>
        <w:t>et al.</w:t>
      </w:r>
      <w:r w:rsidRPr="00DC5858">
        <w:rPr>
          <w:rFonts w:ascii="Calibri" w:hAnsi="Calibri"/>
        </w:rPr>
        <w:t xml:space="preserve"> Methods for Peptide and Protein Quantitation by Liquid Chromatography-Multiple Reaction Monitoring Mass Spectrometry. </w:t>
      </w:r>
      <w:r w:rsidRPr="00DC5858">
        <w:rPr>
          <w:rFonts w:ascii="Calibri" w:hAnsi="Calibri"/>
          <w:i/>
          <w:iCs/>
        </w:rPr>
        <w:t>Mol. Cell. Proteomics MCP</w:t>
      </w:r>
      <w:r w:rsidRPr="00DC5858">
        <w:rPr>
          <w:rFonts w:ascii="Calibri" w:hAnsi="Calibri"/>
        </w:rPr>
        <w:t xml:space="preserve"> </w:t>
      </w:r>
      <w:r w:rsidRPr="00DC5858">
        <w:rPr>
          <w:rFonts w:ascii="Calibri" w:hAnsi="Calibri"/>
          <w:b/>
          <w:bCs/>
        </w:rPr>
        <w:t>10,</w:t>
      </w:r>
      <w:r w:rsidRPr="00DC5858">
        <w:rPr>
          <w:rFonts w:ascii="Calibri" w:hAnsi="Calibri"/>
        </w:rPr>
        <w:t xml:space="preserve"> (2011).</w:t>
      </w:r>
    </w:p>
    <w:p w14:paraId="413FAE10" w14:textId="25A5A0F3" w:rsidR="00DC5858" w:rsidRPr="00DC5858" w:rsidRDefault="00DC5858" w:rsidP="00DC5858">
      <w:r>
        <w:fldChar w:fldCharType="end"/>
      </w:r>
    </w:p>
    <w:sectPr w:rsidR="00DC5858" w:rsidRPr="00DC5858" w:rsidSect="00671207">
      <w:headerReference w:type="default" r:id="rId118"/>
      <w:footerReference w:type="default" r:id="rId1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A38D10" w14:textId="77777777" w:rsidR="00A16241" w:rsidRDefault="00A16241" w:rsidP="00311E70">
      <w:pPr>
        <w:spacing w:after="0" w:line="240" w:lineRule="auto"/>
      </w:pPr>
      <w:r>
        <w:separator/>
      </w:r>
    </w:p>
  </w:endnote>
  <w:endnote w:type="continuationSeparator" w:id="0">
    <w:p w14:paraId="2DB9EBBE" w14:textId="77777777" w:rsidR="00A16241" w:rsidRDefault="00A16241" w:rsidP="00311E70">
      <w:pPr>
        <w:spacing w:after="0" w:line="240" w:lineRule="auto"/>
      </w:pPr>
      <w:r>
        <w:continuationSeparator/>
      </w:r>
    </w:p>
  </w:endnote>
  <w:endnote w:type="continuationNotice" w:id="1">
    <w:p w14:paraId="1776B83F" w14:textId="77777777" w:rsidR="00A16241" w:rsidRDefault="00A1624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0043463"/>
      <w:docPartObj>
        <w:docPartGallery w:val="Page Numbers (Bottom of Page)"/>
        <w:docPartUnique/>
      </w:docPartObj>
    </w:sdtPr>
    <w:sdtEndPr/>
    <w:sdtContent>
      <w:p w14:paraId="4D2D2DA8" w14:textId="77777777" w:rsidR="00D556BA" w:rsidRDefault="00D556BA">
        <w:pPr>
          <w:pStyle w:val="Footer"/>
          <w:jc w:val="center"/>
        </w:pPr>
        <w:r>
          <w:fldChar w:fldCharType="begin"/>
        </w:r>
        <w:r>
          <w:instrText xml:space="preserve"> PAGE   \* MERGEFORMAT </w:instrText>
        </w:r>
        <w:r>
          <w:fldChar w:fldCharType="separate"/>
        </w:r>
        <w:r w:rsidR="00741539">
          <w:rPr>
            <w:noProof/>
          </w:rPr>
          <w:t>65</w:t>
        </w:r>
        <w:r>
          <w:rPr>
            <w:noProof/>
          </w:rPr>
          <w:fldChar w:fldCharType="end"/>
        </w:r>
      </w:p>
    </w:sdtContent>
  </w:sdt>
  <w:p w14:paraId="593D5FCB" w14:textId="77777777" w:rsidR="00D556BA" w:rsidRDefault="00D556B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325E6B" w14:textId="77777777" w:rsidR="00A16241" w:rsidRDefault="00A16241" w:rsidP="00311E70">
      <w:pPr>
        <w:spacing w:after="0" w:line="240" w:lineRule="auto"/>
      </w:pPr>
      <w:r>
        <w:separator/>
      </w:r>
    </w:p>
  </w:footnote>
  <w:footnote w:type="continuationSeparator" w:id="0">
    <w:p w14:paraId="43FC4421" w14:textId="77777777" w:rsidR="00A16241" w:rsidRDefault="00A16241" w:rsidP="00311E70">
      <w:pPr>
        <w:spacing w:after="0" w:line="240" w:lineRule="auto"/>
      </w:pPr>
      <w:r>
        <w:continuationSeparator/>
      </w:r>
    </w:p>
  </w:footnote>
  <w:footnote w:type="continuationNotice" w:id="1">
    <w:p w14:paraId="710D6E0C" w14:textId="77777777" w:rsidR="00A16241" w:rsidRDefault="00A16241">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4A8D85" w14:textId="77777777" w:rsidR="00D556BA" w:rsidRDefault="00D556B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65BEB"/>
    <w:multiLevelType w:val="hybridMultilevel"/>
    <w:tmpl w:val="0A6E9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37248A"/>
    <w:multiLevelType w:val="hybridMultilevel"/>
    <w:tmpl w:val="D69A5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BF6FBB"/>
    <w:multiLevelType w:val="hybridMultilevel"/>
    <w:tmpl w:val="4A587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930DCB"/>
    <w:multiLevelType w:val="hybridMultilevel"/>
    <w:tmpl w:val="B3822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DF4F95"/>
    <w:multiLevelType w:val="hybridMultilevel"/>
    <w:tmpl w:val="E3FCD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346B46"/>
    <w:multiLevelType w:val="hybridMultilevel"/>
    <w:tmpl w:val="5FB2C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CA36C1"/>
    <w:multiLevelType w:val="hybridMultilevel"/>
    <w:tmpl w:val="AE64C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EE32B3"/>
    <w:multiLevelType w:val="hybridMultilevel"/>
    <w:tmpl w:val="AC5CD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5E7021E"/>
    <w:multiLevelType w:val="hybridMultilevel"/>
    <w:tmpl w:val="F0464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64E6E3D"/>
    <w:multiLevelType w:val="hybridMultilevel"/>
    <w:tmpl w:val="CDD4D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69F0D15"/>
    <w:multiLevelType w:val="hybridMultilevel"/>
    <w:tmpl w:val="A9B2B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70F5551"/>
    <w:multiLevelType w:val="hybridMultilevel"/>
    <w:tmpl w:val="93164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75F4A75"/>
    <w:multiLevelType w:val="hybridMultilevel"/>
    <w:tmpl w:val="3FC6F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90B7B97"/>
    <w:multiLevelType w:val="hybridMultilevel"/>
    <w:tmpl w:val="E51E5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D614326"/>
    <w:multiLevelType w:val="hybridMultilevel"/>
    <w:tmpl w:val="9A425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08017BB"/>
    <w:multiLevelType w:val="hybridMultilevel"/>
    <w:tmpl w:val="31887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2F66F0C"/>
    <w:multiLevelType w:val="hybridMultilevel"/>
    <w:tmpl w:val="C0C03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A803D23"/>
    <w:multiLevelType w:val="hybridMultilevel"/>
    <w:tmpl w:val="76D0A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3144E51"/>
    <w:multiLevelType w:val="hybridMultilevel"/>
    <w:tmpl w:val="587C2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75D263B"/>
    <w:multiLevelType w:val="hybridMultilevel"/>
    <w:tmpl w:val="83446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8501CA3"/>
    <w:multiLevelType w:val="hybridMultilevel"/>
    <w:tmpl w:val="A8FEB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ABD1D76"/>
    <w:multiLevelType w:val="hybridMultilevel"/>
    <w:tmpl w:val="A2ECC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B392969"/>
    <w:multiLevelType w:val="hybridMultilevel"/>
    <w:tmpl w:val="2A42A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11F02A7"/>
    <w:multiLevelType w:val="hybridMultilevel"/>
    <w:tmpl w:val="5FAA5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5E23CDA"/>
    <w:multiLevelType w:val="hybridMultilevel"/>
    <w:tmpl w:val="FA427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65A1DED"/>
    <w:multiLevelType w:val="hybridMultilevel"/>
    <w:tmpl w:val="7D70C2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70D7621"/>
    <w:multiLevelType w:val="hybridMultilevel"/>
    <w:tmpl w:val="BED6B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8940DBC"/>
    <w:multiLevelType w:val="hybridMultilevel"/>
    <w:tmpl w:val="1BD89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8BF0869"/>
    <w:multiLevelType w:val="hybridMultilevel"/>
    <w:tmpl w:val="9006D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9160F27"/>
    <w:multiLevelType w:val="hybridMultilevel"/>
    <w:tmpl w:val="DC8C7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AE62B1C"/>
    <w:multiLevelType w:val="hybridMultilevel"/>
    <w:tmpl w:val="36E45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C9775C3"/>
    <w:multiLevelType w:val="hybridMultilevel"/>
    <w:tmpl w:val="24A42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1C233E9"/>
    <w:multiLevelType w:val="hybridMultilevel"/>
    <w:tmpl w:val="77B2554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3">
    <w:nsid w:val="56CE5FA7"/>
    <w:multiLevelType w:val="hybridMultilevel"/>
    <w:tmpl w:val="A8789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7FD3E08"/>
    <w:multiLevelType w:val="hybridMultilevel"/>
    <w:tmpl w:val="D63E8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8945EB3"/>
    <w:multiLevelType w:val="hybridMultilevel"/>
    <w:tmpl w:val="68261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B482F9C"/>
    <w:multiLevelType w:val="hybridMultilevel"/>
    <w:tmpl w:val="B380B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BB74554"/>
    <w:multiLevelType w:val="hybridMultilevel"/>
    <w:tmpl w:val="E78A4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C835ABD"/>
    <w:multiLevelType w:val="hybridMultilevel"/>
    <w:tmpl w:val="A2587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02B11C8"/>
    <w:multiLevelType w:val="hybridMultilevel"/>
    <w:tmpl w:val="9BA48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5E42C28"/>
    <w:multiLevelType w:val="hybridMultilevel"/>
    <w:tmpl w:val="76E4A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85260C1"/>
    <w:multiLevelType w:val="hybridMultilevel"/>
    <w:tmpl w:val="1486C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8BD763D"/>
    <w:multiLevelType w:val="hybridMultilevel"/>
    <w:tmpl w:val="8AD80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A8539E6"/>
    <w:multiLevelType w:val="hybridMultilevel"/>
    <w:tmpl w:val="CC6CE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E807D12"/>
    <w:multiLevelType w:val="hybridMultilevel"/>
    <w:tmpl w:val="B72C9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FF560C2"/>
    <w:multiLevelType w:val="hybridMultilevel"/>
    <w:tmpl w:val="91F4D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0123115"/>
    <w:multiLevelType w:val="hybridMultilevel"/>
    <w:tmpl w:val="39BC5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59D4D09"/>
    <w:multiLevelType w:val="hybridMultilevel"/>
    <w:tmpl w:val="19B80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A845F70"/>
    <w:multiLevelType w:val="hybridMultilevel"/>
    <w:tmpl w:val="3A52D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DA443EB"/>
    <w:multiLevelType w:val="hybridMultilevel"/>
    <w:tmpl w:val="C416F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36"/>
  </w:num>
  <w:num w:numId="3">
    <w:abstractNumId w:val="49"/>
  </w:num>
  <w:num w:numId="4">
    <w:abstractNumId w:val="1"/>
  </w:num>
  <w:num w:numId="5">
    <w:abstractNumId w:val="32"/>
  </w:num>
  <w:num w:numId="6">
    <w:abstractNumId w:val="22"/>
  </w:num>
  <w:num w:numId="7">
    <w:abstractNumId w:val="4"/>
  </w:num>
  <w:num w:numId="8">
    <w:abstractNumId w:val="33"/>
  </w:num>
  <w:num w:numId="9">
    <w:abstractNumId w:val="31"/>
  </w:num>
  <w:num w:numId="10">
    <w:abstractNumId w:val="5"/>
  </w:num>
  <w:num w:numId="11">
    <w:abstractNumId w:val="37"/>
  </w:num>
  <w:num w:numId="12">
    <w:abstractNumId w:val="27"/>
  </w:num>
  <w:num w:numId="13">
    <w:abstractNumId w:val="40"/>
  </w:num>
  <w:num w:numId="14">
    <w:abstractNumId w:val="46"/>
  </w:num>
  <w:num w:numId="15">
    <w:abstractNumId w:val="16"/>
  </w:num>
  <w:num w:numId="16">
    <w:abstractNumId w:val="3"/>
  </w:num>
  <w:num w:numId="17">
    <w:abstractNumId w:val="45"/>
  </w:num>
  <w:num w:numId="18">
    <w:abstractNumId w:val="21"/>
  </w:num>
  <w:num w:numId="19">
    <w:abstractNumId w:val="23"/>
  </w:num>
  <w:num w:numId="20">
    <w:abstractNumId w:val="9"/>
  </w:num>
  <w:num w:numId="21">
    <w:abstractNumId w:val="11"/>
  </w:num>
  <w:num w:numId="22">
    <w:abstractNumId w:val="0"/>
  </w:num>
  <w:num w:numId="23">
    <w:abstractNumId w:val="26"/>
  </w:num>
  <w:num w:numId="24">
    <w:abstractNumId w:val="10"/>
  </w:num>
  <w:num w:numId="25">
    <w:abstractNumId w:val="47"/>
  </w:num>
  <w:num w:numId="26">
    <w:abstractNumId w:val="28"/>
  </w:num>
  <w:num w:numId="27">
    <w:abstractNumId w:val="44"/>
  </w:num>
  <w:num w:numId="28">
    <w:abstractNumId w:val="19"/>
  </w:num>
  <w:num w:numId="29">
    <w:abstractNumId w:val="20"/>
  </w:num>
  <w:num w:numId="30">
    <w:abstractNumId w:val="18"/>
  </w:num>
  <w:num w:numId="31">
    <w:abstractNumId w:val="42"/>
  </w:num>
  <w:num w:numId="32">
    <w:abstractNumId w:val="7"/>
  </w:num>
  <w:num w:numId="33">
    <w:abstractNumId w:val="25"/>
  </w:num>
  <w:num w:numId="34">
    <w:abstractNumId w:val="38"/>
  </w:num>
  <w:num w:numId="35">
    <w:abstractNumId w:val="24"/>
  </w:num>
  <w:num w:numId="36">
    <w:abstractNumId w:val="34"/>
  </w:num>
  <w:num w:numId="37">
    <w:abstractNumId w:val="29"/>
  </w:num>
  <w:num w:numId="38">
    <w:abstractNumId w:val="12"/>
  </w:num>
  <w:num w:numId="39">
    <w:abstractNumId w:val="14"/>
  </w:num>
  <w:num w:numId="40">
    <w:abstractNumId w:val="15"/>
  </w:num>
  <w:num w:numId="41">
    <w:abstractNumId w:val="2"/>
  </w:num>
  <w:num w:numId="42">
    <w:abstractNumId w:val="17"/>
  </w:num>
  <w:num w:numId="43">
    <w:abstractNumId w:val="6"/>
  </w:num>
  <w:num w:numId="44">
    <w:abstractNumId w:val="39"/>
  </w:num>
  <w:num w:numId="45">
    <w:abstractNumId w:val="13"/>
  </w:num>
  <w:num w:numId="46">
    <w:abstractNumId w:val="35"/>
  </w:num>
  <w:num w:numId="47">
    <w:abstractNumId w:val="41"/>
  </w:num>
  <w:num w:numId="48">
    <w:abstractNumId w:val="8"/>
  </w:num>
  <w:num w:numId="49">
    <w:abstractNumId w:val="48"/>
  </w:num>
  <w:num w:numId="50">
    <w:abstractNumId w:val="43"/>
  </w:num>
  <w:numIdMacAtCleanup w:val="5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icksh">
    <w15:presenceInfo w15:providerId="None" w15:userId="nicks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1"/>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REFMGR.InstantFormat" w:val="&lt;InstantFormat&gt;&lt;Enabled&gt;1&lt;/Enabled&gt;&lt;ScanUnformatted&gt;1&lt;/ScanUnformatted&gt;&lt;ScanChanges&gt;1&lt;/ScanChanges&gt;&lt;/InstantFormat&gt;"/>
    <w:docVar w:name="REFMGR.Libraries" w:val="&lt;Databases&gt;&lt;Libraries&gt;&lt;item&gt;MIKEM&lt;/item&gt;&lt;/Libraries&gt;&lt;/Databases&gt;"/>
  </w:docVars>
  <w:rsids>
    <w:rsidRoot w:val="00AD50CB"/>
    <w:rsid w:val="00007EFC"/>
    <w:rsid w:val="000113E7"/>
    <w:rsid w:val="00014C04"/>
    <w:rsid w:val="00020386"/>
    <w:rsid w:val="00023BD0"/>
    <w:rsid w:val="00024A95"/>
    <w:rsid w:val="00032225"/>
    <w:rsid w:val="00057392"/>
    <w:rsid w:val="000576A1"/>
    <w:rsid w:val="000604FA"/>
    <w:rsid w:val="000607E4"/>
    <w:rsid w:val="0007143B"/>
    <w:rsid w:val="00073DCC"/>
    <w:rsid w:val="00076A34"/>
    <w:rsid w:val="0008309C"/>
    <w:rsid w:val="00084827"/>
    <w:rsid w:val="0008732E"/>
    <w:rsid w:val="0008745C"/>
    <w:rsid w:val="00090D2A"/>
    <w:rsid w:val="000A1227"/>
    <w:rsid w:val="000A1509"/>
    <w:rsid w:val="000A1C9D"/>
    <w:rsid w:val="000B3012"/>
    <w:rsid w:val="000B342B"/>
    <w:rsid w:val="000C5A76"/>
    <w:rsid w:val="000C7E25"/>
    <w:rsid w:val="000D101A"/>
    <w:rsid w:val="000D187C"/>
    <w:rsid w:val="000D18F9"/>
    <w:rsid w:val="000D218B"/>
    <w:rsid w:val="000D353B"/>
    <w:rsid w:val="000D4EF6"/>
    <w:rsid w:val="000D5DA7"/>
    <w:rsid w:val="000D5E7D"/>
    <w:rsid w:val="000D6048"/>
    <w:rsid w:val="000E0CE4"/>
    <w:rsid w:val="000E2A0C"/>
    <w:rsid w:val="000E4382"/>
    <w:rsid w:val="000E4ED5"/>
    <w:rsid w:val="000F0C39"/>
    <w:rsid w:val="000F4E0C"/>
    <w:rsid w:val="000F59AF"/>
    <w:rsid w:val="001061C3"/>
    <w:rsid w:val="00111CBB"/>
    <w:rsid w:val="00115964"/>
    <w:rsid w:val="00115A58"/>
    <w:rsid w:val="0012280D"/>
    <w:rsid w:val="001240FE"/>
    <w:rsid w:val="00125D33"/>
    <w:rsid w:val="00127FB2"/>
    <w:rsid w:val="00133004"/>
    <w:rsid w:val="001342BA"/>
    <w:rsid w:val="00134B1C"/>
    <w:rsid w:val="00140E5C"/>
    <w:rsid w:val="00143B59"/>
    <w:rsid w:val="00145D4F"/>
    <w:rsid w:val="00150640"/>
    <w:rsid w:val="00150F5E"/>
    <w:rsid w:val="00151A42"/>
    <w:rsid w:val="00153D18"/>
    <w:rsid w:val="001619AA"/>
    <w:rsid w:val="001665A5"/>
    <w:rsid w:val="00170C5C"/>
    <w:rsid w:val="00171BF0"/>
    <w:rsid w:val="00174810"/>
    <w:rsid w:val="001748A8"/>
    <w:rsid w:val="00177865"/>
    <w:rsid w:val="00183AA8"/>
    <w:rsid w:val="00183E39"/>
    <w:rsid w:val="001865BD"/>
    <w:rsid w:val="00186696"/>
    <w:rsid w:val="00192CD6"/>
    <w:rsid w:val="00193333"/>
    <w:rsid w:val="00193C20"/>
    <w:rsid w:val="00196E4A"/>
    <w:rsid w:val="001A2DC8"/>
    <w:rsid w:val="001B0C1F"/>
    <w:rsid w:val="001B40BC"/>
    <w:rsid w:val="001C2982"/>
    <w:rsid w:val="001C4433"/>
    <w:rsid w:val="001D7288"/>
    <w:rsid w:val="001D7905"/>
    <w:rsid w:val="001F1C4F"/>
    <w:rsid w:val="001F72F2"/>
    <w:rsid w:val="001F7754"/>
    <w:rsid w:val="00202AAD"/>
    <w:rsid w:val="0021351B"/>
    <w:rsid w:val="0021616D"/>
    <w:rsid w:val="00216C16"/>
    <w:rsid w:val="002240B9"/>
    <w:rsid w:val="00227626"/>
    <w:rsid w:val="002303D1"/>
    <w:rsid w:val="00235B63"/>
    <w:rsid w:val="00236E6C"/>
    <w:rsid w:val="00237E50"/>
    <w:rsid w:val="002426AE"/>
    <w:rsid w:val="002438A9"/>
    <w:rsid w:val="00243FBB"/>
    <w:rsid w:val="002474FD"/>
    <w:rsid w:val="00254289"/>
    <w:rsid w:val="0025606A"/>
    <w:rsid w:val="00257F26"/>
    <w:rsid w:val="00271147"/>
    <w:rsid w:val="00276A23"/>
    <w:rsid w:val="00286946"/>
    <w:rsid w:val="00290C1E"/>
    <w:rsid w:val="00296E1E"/>
    <w:rsid w:val="002A3FBA"/>
    <w:rsid w:val="002B3F0D"/>
    <w:rsid w:val="002B43DA"/>
    <w:rsid w:val="002B6B86"/>
    <w:rsid w:val="002C2DC5"/>
    <w:rsid w:val="002C5B05"/>
    <w:rsid w:val="002D0492"/>
    <w:rsid w:val="002D06DD"/>
    <w:rsid w:val="002D0F0F"/>
    <w:rsid w:val="002E6A14"/>
    <w:rsid w:val="002F7CC6"/>
    <w:rsid w:val="00304BFB"/>
    <w:rsid w:val="0030708D"/>
    <w:rsid w:val="00307863"/>
    <w:rsid w:val="00310863"/>
    <w:rsid w:val="00311E70"/>
    <w:rsid w:val="00313D41"/>
    <w:rsid w:val="00331F68"/>
    <w:rsid w:val="00332222"/>
    <w:rsid w:val="00332D18"/>
    <w:rsid w:val="00332FE4"/>
    <w:rsid w:val="003338BF"/>
    <w:rsid w:val="00337360"/>
    <w:rsid w:val="00341136"/>
    <w:rsid w:val="003416E6"/>
    <w:rsid w:val="00342DFE"/>
    <w:rsid w:val="00344E90"/>
    <w:rsid w:val="00346AD1"/>
    <w:rsid w:val="00360966"/>
    <w:rsid w:val="003613C2"/>
    <w:rsid w:val="00363908"/>
    <w:rsid w:val="00366A1A"/>
    <w:rsid w:val="0036774E"/>
    <w:rsid w:val="003715CB"/>
    <w:rsid w:val="00384390"/>
    <w:rsid w:val="003868A3"/>
    <w:rsid w:val="0038745C"/>
    <w:rsid w:val="00391B55"/>
    <w:rsid w:val="00394986"/>
    <w:rsid w:val="003B2ACD"/>
    <w:rsid w:val="003C0150"/>
    <w:rsid w:val="003C394E"/>
    <w:rsid w:val="003D0EF8"/>
    <w:rsid w:val="003D1B52"/>
    <w:rsid w:val="00401A4B"/>
    <w:rsid w:val="00402461"/>
    <w:rsid w:val="00402675"/>
    <w:rsid w:val="004039FC"/>
    <w:rsid w:val="0040791A"/>
    <w:rsid w:val="00410D78"/>
    <w:rsid w:val="00413895"/>
    <w:rsid w:val="004176BC"/>
    <w:rsid w:val="004207F8"/>
    <w:rsid w:val="00420A87"/>
    <w:rsid w:val="00420C6A"/>
    <w:rsid w:val="00421DD6"/>
    <w:rsid w:val="00424E93"/>
    <w:rsid w:val="00426646"/>
    <w:rsid w:val="004435D9"/>
    <w:rsid w:val="00454CC9"/>
    <w:rsid w:val="00455273"/>
    <w:rsid w:val="00457DFC"/>
    <w:rsid w:val="00470FAE"/>
    <w:rsid w:val="00477793"/>
    <w:rsid w:val="004827C1"/>
    <w:rsid w:val="00486EA1"/>
    <w:rsid w:val="00491413"/>
    <w:rsid w:val="00491F46"/>
    <w:rsid w:val="00496797"/>
    <w:rsid w:val="004A61C3"/>
    <w:rsid w:val="004A78A4"/>
    <w:rsid w:val="004A7DDA"/>
    <w:rsid w:val="004B53B7"/>
    <w:rsid w:val="004C0F15"/>
    <w:rsid w:val="004C1C7F"/>
    <w:rsid w:val="004D078A"/>
    <w:rsid w:val="004D17AE"/>
    <w:rsid w:val="004D2064"/>
    <w:rsid w:val="004D387B"/>
    <w:rsid w:val="004D6C03"/>
    <w:rsid w:val="004D756E"/>
    <w:rsid w:val="004E7A76"/>
    <w:rsid w:val="004E7BE2"/>
    <w:rsid w:val="004F00C9"/>
    <w:rsid w:val="004F6CB6"/>
    <w:rsid w:val="00500A9B"/>
    <w:rsid w:val="005014DD"/>
    <w:rsid w:val="00502106"/>
    <w:rsid w:val="00511958"/>
    <w:rsid w:val="00537ADF"/>
    <w:rsid w:val="00541BCA"/>
    <w:rsid w:val="00542EC4"/>
    <w:rsid w:val="00546288"/>
    <w:rsid w:val="0054755F"/>
    <w:rsid w:val="0055331F"/>
    <w:rsid w:val="00553E45"/>
    <w:rsid w:val="005544F7"/>
    <w:rsid w:val="005546A9"/>
    <w:rsid w:val="00555F89"/>
    <w:rsid w:val="00564E79"/>
    <w:rsid w:val="00567756"/>
    <w:rsid w:val="00567D65"/>
    <w:rsid w:val="005718E6"/>
    <w:rsid w:val="00572421"/>
    <w:rsid w:val="005739C4"/>
    <w:rsid w:val="005775E9"/>
    <w:rsid w:val="005843A9"/>
    <w:rsid w:val="00586F33"/>
    <w:rsid w:val="00594346"/>
    <w:rsid w:val="00595465"/>
    <w:rsid w:val="005970A6"/>
    <w:rsid w:val="005A1EE0"/>
    <w:rsid w:val="005A3D91"/>
    <w:rsid w:val="005A3E37"/>
    <w:rsid w:val="005A58AC"/>
    <w:rsid w:val="005B0084"/>
    <w:rsid w:val="005B1792"/>
    <w:rsid w:val="005B278B"/>
    <w:rsid w:val="005B30C1"/>
    <w:rsid w:val="005C1BA6"/>
    <w:rsid w:val="005C26EB"/>
    <w:rsid w:val="005C3DA1"/>
    <w:rsid w:val="005C5A54"/>
    <w:rsid w:val="005D7EF4"/>
    <w:rsid w:val="005E1229"/>
    <w:rsid w:val="005E197E"/>
    <w:rsid w:val="005E27A1"/>
    <w:rsid w:val="005E53BE"/>
    <w:rsid w:val="005E6307"/>
    <w:rsid w:val="005E773F"/>
    <w:rsid w:val="005E7B81"/>
    <w:rsid w:val="005F0331"/>
    <w:rsid w:val="005F2A2F"/>
    <w:rsid w:val="00600F10"/>
    <w:rsid w:val="00605934"/>
    <w:rsid w:val="00607415"/>
    <w:rsid w:val="00611184"/>
    <w:rsid w:val="00612F9F"/>
    <w:rsid w:val="00613EF3"/>
    <w:rsid w:val="006152D4"/>
    <w:rsid w:val="00622F33"/>
    <w:rsid w:val="006240B4"/>
    <w:rsid w:val="006247EF"/>
    <w:rsid w:val="00635F55"/>
    <w:rsid w:val="00636C18"/>
    <w:rsid w:val="00645A1B"/>
    <w:rsid w:val="006537EF"/>
    <w:rsid w:val="0065387E"/>
    <w:rsid w:val="00653AEF"/>
    <w:rsid w:val="006568E2"/>
    <w:rsid w:val="00660F41"/>
    <w:rsid w:val="00665E12"/>
    <w:rsid w:val="00666874"/>
    <w:rsid w:val="00666FA4"/>
    <w:rsid w:val="006700A1"/>
    <w:rsid w:val="00670F09"/>
    <w:rsid w:val="00671207"/>
    <w:rsid w:val="006713A9"/>
    <w:rsid w:val="00674E4B"/>
    <w:rsid w:val="006753A0"/>
    <w:rsid w:val="006761EF"/>
    <w:rsid w:val="006775D2"/>
    <w:rsid w:val="00680AE3"/>
    <w:rsid w:val="0068331C"/>
    <w:rsid w:val="0068381A"/>
    <w:rsid w:val="00692F57"/>
    <w:rsid w:val="00693FE1"/>
    <w:rsid w:val="0069489A"/>
    <w:rsid w:val="0069703F"/>
    <w:rsid w:val="00697AEA"/>
    <w:rsid w:val="006A227F"/>
    <w:rsid w:val="006A2793"/>
    <w:rsid w:val="006A2D64"/>
    <w:rsid w:val="006A3100"/>
    <w:rsid w:val="006B1E55"/>
    <w:rsid w:val="006C025E"/>
    <w:rsid w:val="006C09BE"/>
    <w:rsid w:val="006C25E5"/>
    <w:rsid w:val="006C2BD5"/>
    <w:rsid w:val="006C5996"/>
    <w:rsid w:val="006D0AA5"/>
    <w:rsid w:val="006D222C"/>
    <w:rsid w:val="006D35E5"/>
    <w:rsid w:val="006E4B3C"/>
    <w:rsid w:val="006E5BA6"/>
    <w:rsid w:val="006F4360"/>
    <w:rsid w:val="006F5874"/>
    <w:rsid w:val="006F6B54"/>
    <w:rsid w:val="006F7A86"/>
    <w:rsid w:val="00700538"/>
    <w:rsid w:val="0070054D"/>
    <w:rsid w:val="0070235F"/>
    <w:rsid w:val="00703F5F"/>
    <w:rsid w:val="00704193"/>
    <w:rsid w:val="0071077D"/>
    <w:rsid w:val="007134A3"/>
    <w:rsid w:val="0071461A"/>
    <w:rsid w:val="00716C08"/>
    <w:rsid w:val="00721EC1"/>
    <w:rsid w:val="00722711"/>
    <w:rsid w:val="00727522"/>
    <w:rsid w:val="007306D2"/>
    <w:rsid w:val="00734326"/>
    <w:rsid w:val="00735C73"/>
    <w:rsid w:val="0073730D"/>
    <w:rsid w:val="00740AE8"/>
    <w:rsid w:val="00741539"/>
    <w:rsid w:val="00741FA4"/>
    <w:rsid w:val="00750C1C"/>
    <w:rsid w:val="007551FD"/>
    <w:rsid w:val="00761134"/>
    <w:rsid w:val="007634E8"/>
    <w:rsid w:val="00772F38"/>
    <w:rsid w:val="00777CA6"/>
    <w:rsid w:val="00777D56"/>
    <w:rsid w:val="00781AA0"/>
    <w:rsid w:val="00783D43"/>
    <w:rsid w:val="00783EA8"/>
    <w:rsid w:val="00784EAD"/>
    <w:rsid w:val="00793C2E"/>
    <w:rsid w:val="007948CE"/>
    <w:rsid w:val="007A507F"/>
    <w:rsid w:val="007A5DAF"/>
    <w:rsid w:val="007A6B88"/>
    <w:rsid w:val="007C1829"/>
    <w:rsid w:val="007C2BB3"/>
    <w:rsid w:val="007C4686"/>
    <w:rsid w:val="007D0556"/>
    <w:rsid w:val="007E3A4E"/>
    <w:rsid w:val="007F02D3"/>
    <w:rsid w:val="007F1D30"/>
    <w:rsid w:val="007F5602"/>
    <w:rsid w:val="007F632F"/>
    <w:rsid w:val="007F6EC2"/>
    <w:rsid w:val="00801088"/>
    <w:rsid w:val="008058D8"/>
    <w:rsid w:val="00807CD1"/>
    <w:rsid w:val="00811997"/>
    <w:rsid w:val="00813063"/>
    <w:rsid w:val="0082391E"/>
    <w:rsid w:val="00824015"/>
    <w:rsid w:val="00824474"/>
    <w:rsid w:val="00831383"/>
    <w:rsid w:val="008327C9"/>
    <w:rsid w:val="00840FF6"/>
    <w:rsid w:val="00842BE4"/>
    <w:rsid w:val="00861C4F"/>
    <w:rsid w:val="00862FA8"/>
    <w:rsid w:val="00865E2C"/>
    <w:rsid w:val="0087040E"/>
    <w:rsid w:val="0087193F"/>
    <w:rsid w:val="00871B7F"/>
    <w:rsid w:val="008742D6"/>
    <w:rsid w:val="008802CB"/>
    <w:rsid w:val="00882138"/>
    <w:rsid w:val="00891722"/>
    <w:rsid w:val="00892F48"/>
    <w:rsid w:val="00897FFC"/>
    <w:rsid w:val="008A0AD4"/>
    <w:rsid w:val="008A2092"/>
    <w:rsid w:val="008A2EFC"/>
    <w:rsid w:val="008A361D"/>
    <w:rsid w:val="008A5FB6"/>
    <w:rsid w:val="008A6E02"/>
    <w:rsid w:val="008A7208"/>
    <w:rsid w:val="008A7A22"/>
    <w:rsid w:val="008B2BE7"/>
    <w:rsid w:val="008B37BC"/>
    <w:rsid w:val="008B51D1"/>
    <w:rsid w:val="008B57A5"/>
    <w:rsid w:val="008B71BD"/>
    <w:rsid w:val="008C0045"/>
    <w:rsid w:val="008C21E7"/>
    <w:rsid w:val="008C5DD7"/>
    <w:rsid w:val="008C78E4"/>
    <w:rsid w:val="008D1EFF"/>
    <w:rsid w:val="008D3F51"/>
    <w:rsid w:val="008D5E30"/>
    <w:rsid w:val="008E5775"/>
    <w:rsid w:val="008F403E"/>
    <w:rsid w:val="008F75EE"/>
    <w:rsid w:val="0090264A"/>
    <w:rsid w:val="0090444B"/>
    <w:rsid w:val="0090475C"/>
    <w:rsid w:val="00905935"/>
    <w:rsid w:val="00905A4D"/>
    <w:rsid w:val="009248EB"/>
    <w:rsid w:val="0092571D"/>
    <w:rsid w:val="009260CB"/>
    <w:rsid w:val="00927241"/>
    <w:rsid w:val="009307B2"/>
    <w:rsid w:val="0093254F"/>
    <w:rsid w:val="00937707"/>
    <w:rsid w:val="00940456"/>
    <w:rsid w:val="009448D8"/>
    <w:rsid w:val="00945631"/>
    <w:rsid w:val="00950F5F"/>
    <w:rsid w:val="00957992"/>
    <w:rsid w:val="009601ED"/>
    <w:rsid w:val="0096102F"/>
    <w:rsid w:val="0096294F"/>
    <w:rsid w:val="0096423E"/>
    <w:rsid w:val="00964D59"/>
    <w:rsid w:val="00964E97"/>
    <w:rsid w:val="00965B9C"/>
    <w:rsid w:val="00966226"/>
    <w:rsid w:val="00972BD0"/>
    <w:rsid w:val="0097434E"/>
    <w:rsid w:val="0098413F"/>
    <w:rsid w:val="00996C20"/>
    <w:rsid w:val="009977C6"/>
    <w:rsid w:val="009A1E80"/>
    <w:rsid w:val="009A4DA1"/>
    <w:rsid w:val="009A5124"/>
    <w:rsid w:val="009B5B52"/>
    <w:rsid w:val="009B60A3"/>
    <w:rsid w:val="009C46F7"/>
    <w:rsid w:val="009C50DC"/>
    <w:rsid w:val="009D2E7C"/>
    <w:rsid w:val="009E0E2B"/>
    <w:rsid w:val="009E2048"/>
    <w:rsid w:val="009F2164"/>
    <w:rsid w:val="009F3625"/>
    <w:rsid w:val="009F7372"/>
    <w:rsid w:val="009F7B04"/>
    <w:rsid w:val="00A027FC"/>
    <w:rsid w:val="00A0390E"/>
    <w:rsid w:val="00A06F7F"/>
    <w:rsid w:val="00A13A14"/>
    <w:rsid w:val="00A16241"/>
    <w:rsid w:val="00A16EF3"/>
    <w:rsid w:val="00A23629"/>
    <w:rsid w:val="00A23950"/>
    <w:rsid w:val="00A23D1D"/>
    <w:rsid w:val="00A250E5"/>
    <w:rsid w:val="00A25141"/>
    <w:rsid w:val="00A33253"/>
    <w:rsid w:val="00A33ACB"/>
    <w:rsid w:val="00A348E6"/>
    <w:rsid w:val="00A34B8A"/>
    <w:rsid w:val="00A37352"/>
    <w:rsid w:val="00A37633"/>
    <w:rsid w:val="00A42FD9"/>
    <w:rsid w:val="00A44F7C"/>
    <w:rsid w:val="00A50F19"/>
    <w:rsid w:val="00A74E12"/>
    <w:rsid w:val="00A7625D"/>
    <w:rsid w:val="00A82A5F"/>
    <w:rsid w:val="00A82B87"/>
    <w:rsid w:val="00A83153"/>
    <w:rsid w:val="00A8353E"/>
    <w:rsid w:val="00A84483"/>
    <w:rsid w:val="00A9475A"/>
    <w:rsid w:val="00A96812"/>
    <w:rsid w:val="00A96B84"/>
    <w:rsid w:val="00AA3ECD"/>
    <w:rsid w:val="00AA683E"/>
    <w:rsid w:val="00AB11F7"/>
    <w:rsid w:val="00AB1FD0"/>
    <w:rsid w:val="00AB359A"/>
    <w:rsid w:val="00AB3E25"/>
    <w:rsid w:val="00AB40B9"/>
    <w:rsid w:val="00AB428F"/>
    <w:rsid w:val="00AB6C5D"/>
    <w:rsid w:val="00AD50CB"/>
    <w:rsid w:val="00AE6A8F"/>
    <w:rsid w:val="00AF7E98"/>
    <w:rsid w:val="00B05507"/>
    <w:rsid w:val="00B10F9A"/>
    <w:rsid w:val="00B20184"/>
    <w:rsid w:val="00B24184"/>
    <w:rsid w:val="00B265DD"/>
    <w:rsid w:val="00B26D01"/>
    <w:rsid w:val="00B34033"/>
    <w:rsid w:val="00B40E7D"/>
    <w:rsid w:val="00B4155F"/>
    <w:rsid w:val="00B41E87"/>
    <w:rsid w:val="00B442C8"/>
    <w:rsid w:val="00B44AAD"/>
    <w:rsid w:val="00B45975"/>
    <w:rsid w:val="00B462B3"/>
    <w:rsid w:val="00B5110B"/>
    <w:rsid w:val="00B53EA4"/>
    <w:rsid w:val="00B576AF"/>
    <w:rsid w:val="00B57888"/>
    <w:rsid w:val="00B62ADB"/>
    <w:rsid w:val="00B7220B"/>
    <w:rsid w:val="00B73137"/>
    <w:rsid w:val="00B76CF6"/>
    <w:rsid w:val="00B82694"/>
    <w:rsid w:val="00B84563"/>
    <w:rsid w:val="00B8587F"/>
    <w:rsid w:val="00B9510C"/>
    <w:rsid w:val="00B95323"/>
    <w:rsid w:val="00B95749"/>
    <w:rsid w:val="00B957A2"/>
    <w:rsid w:val="00BA206A"/>
    <w:rsid w:val="00BA326F"/>
    <w:rsid w:val="00BA5947"/>
    <w:rsid w:val="00BA60E5"/>
    <w:rsid w:val="00BB6C03"/>
    <w:rsid w:val="00BC4F69"/>
    <w:rsid w:val="00BC7B0A"/>
    <w:rsid w:val="00BD19C1"/>
    <w:rsid w:val="00BD673F"/>
    <w:rsid w:val="00BE04B0"/>
    <w:rsid w:val="00BE2416"/>
    <w:rsid w:val="00BE2C44"/>
    <w:rsid w:val="00BE328C"/>
    <w:rsid w:val="00BE37D0"/>
    <w:rsid w:val="00BE4EA9"/>
    <w:rsid w:val="00BE5BA7"/>
    <w:rsid w:val="00BE6099"/>
    <w:rsid w:val="00BF0474"/>
    <w:rsid w:val="00BF0DE9"/>
    <w:rsid w:val="00BF1226"/>
    <w:rsid w:val="00BF3C0E"/>
    <w:rsid w:val="00C01A5C"/>
    <w:rsid w:val="00C101E5"/>
    <w:rsid w:val="00C10C42"/>
    <w:rsid w:val="00C13EF7"/>
    <w:rsid w:val="00C145D2"/>
    <w:rsid w:val="00C149ED"/>
    <w:rsid w:val="00C23793"/>
    <w:rsid w:val="00C32510"/>
    <w:rsid w:val="00C33553"/>
    <w:rsid w:val="00C35F09"/>
    <w:rsid w:val="00C3747C"/>
    <w:rsid w:val="00C42FA4"/>
    <w:rsid w:val="00C44837"/>
    <w:rsid w:val="00C45408"/>
    <w:rsid w:val="00C46FEA"/>
    <w:rsid w:val="00C5134D"/>
    <w:rsid w:val="00C52F80"/>
    <w:rsid w:val="00C541D4"/>
    <w:rsid w:val="00C57293"/>
    <w:rsid w:val="00C641FB"/>
    <w:rsid w:val="00C64AAB"/>
    <w:rsid w:val="00C7178E"/>
    <w:rsid w:val="00C7625C"/>
    <w:rsid w:val="00C81ACE"/>
    <w:rsid w:val="00C82D11"/>
    <w:rsid w:val="00C8528A"/>
    <w:rsid w:val="00C85702"/>
    <w:rsid w:val="00C87635"/>
    <w:rsid w:val="00C91229"/>
    <w:rsid w:val="00C93B31"/>
    <w:rsid w:val="00CA1A96"/>
    <w:rsid w:val="00CA3C98"/>
    <w:rsid w:val="00CA502C"/>
    <w:rsid w:val="00CA7A84"/>
    <w:rsid w:val="00CB288D"/>
    <w:rsid w:val="00CB5811"/>
    <w:rsid w:val="00CD2234"/>
    <w:rsid w:val="00CD298C"/>
    <w:rsid w:val="00CD398C"/>
    <w:rsid w:val="00CD5418"/>
    <w:rsid w:val="00CD7CB8"/>
    <w:rsid w:val="00CE4315"/>
    <w:rsid w:val="00CE6973"/>
    <w:rsid w:val="00CE78F9"/>
    <w:rsid w:val="00CF3A9C"/>
    <w:rsid w:val="00D0019B"/>
    <w:rsid w:val="00D0134D"/>
    <w:rsid w:val="00D02463"/>
    <w:rsid w:val="00D06293"/>
    <w:rsid w:val="00D16B7D"/>
    <w:rsid w:val="00D21162"/>
    <w:rsid w:val="00D21F19"/>
    <w:rsid w:val="00D26971"/>
    <w:rsid w:val="00D27797"/>
    <w:rsid w:val="00D27A8D"/>
    <w:rsid w:val="00D4096F"/>
    <w:rsid w:val="00D42C00"/>
    <w:rsid w:val="00D4617F"/>
    <w:rsid w:val="00D52107"/>
    <w:rsid w:val="00D52A9F"/>
    <w:rsid w:val="00D53D0F"/>
    <w:rsid w:val="00D53FD0"/>
    <w:rsid w:val="00D54587"/>
    <w:rsid w:val="00D556BA"/>
    <w:rsid w:val="00D56C38"/>
    <w:rsid w:val="00D611E1"/>
    <w:rsid w:val="00D617C4"/>
    <w:rsid w:val="00D6626B"/>
    <w:rsid w:val="00D7539C"/>
    <w:rsid w:val="00D81332"/>
    <w:rsid w:val="00D83398"/>
    <w:rsid w:val="00D87200"/>
    <w:rsid w:val="00D91EFE"/>
    <w:rsid w:val="00D94B23"/>
    <w:rsid w:val="00D94EDD"/>
    <w:rsid w:val="00D95767"/>
    <w:rsid w:val="00DA3492"/>
    <w:rsid w:val="00DA3630"/>
    <w:rsid w:val="00DA5FE2"/>
    <w:rsid w:val="00DB6830"/>
    <w:rsid w:val="00DC2C4E"/>
    <w:rsid w:val="00DC3392"/>
    <w:rsid w:val="00DC5858"/>
    <w:rsid w:val="00DC758D"/>
    <w:rsid w:val="00DE61D5"/>
    <w:rsid w:val="00DF0019"/>
    <w:rsid w:val="00DF1930"/>
    <w:rsid w:val="00DF763B"/>
    <w:rsid w:val="00E022BE"/>
    <w:rsid w:val="00E02510"/>
    <w:rsid w:val="00E03469"/>
    <w:rsid w:val="00E055AC"/>
    <w:rsid w:val="00E07041"/>
    <w:rsid w:val="00E0741D"/>
    <w:rsid w:val="00E11B6D"/>
    <w:rsid w:val="00E12043"/>
    <w:rsid w:val="00E15C1E"/>
    <w:rsid w:val="00E16DA9"/>
    <w:rsid w:val="00E17283"/>
    <w:rsid w:val="00E2201C"/>
    <w:rsid w:val="00E2551A"/>
    <w:rsid w:val="00E258F4"/>
    <w:rsid w:val="00E264E5"/>
    <w:rsid w:val="00E269BB"/>
    <w:rsid w:val="00E30994"/>
    <w:rsid w:val="00E31293"/>
    <w:rsid w:val="00E32CFC"/>
    <w:rsid w:val="00E3451E"/>
    <w:rsid w:val="00E4292B"/>
    <w:rsid w:val="00E44472"/>
    <w:rsid w:val="00E501BE"/>
    <w:rsid w:val="00E57406"/>
    <w:rsid w:val="00E6080D"/>
    <w:rsid w:val="00E60E91"/>
    <w:rsid w:val="00E6629A"/>
    <w:rsid w:val="00E6703D"/>
    <w:rsid w:val="00E673A3"/>
    <w:rsid w:val="00E70EE0"/>
    <w:rsid w:val="00E72178"/>
    <w:rsid w:val="00E72A84"/>
    <w:rsid w:val="00E73A3B"/>
    <w:rsid w:val="00E758E1"/>
    <w:rsid w:val="00E769A9"/>
    <w:rsid w:val="00E86AAA"/>
    <w:rsid w:val="00E912B7"/>
    <w:rsid w:val="00E93DBF"/>
    <w:rsid w:val="00E974FD"/>
    <w:rsid w:val="00EA70AC"/>
    <w:rsid w:val="00EA7E27"/>
    <w:rsid w:val="00EB1330"/>
    <w:rsid w:val="00EB305F"/>
    <w:rsid w:val="00EB4636"/>
    <w:rsid w:val="00EB53C6"/>
    <w:rsid w:val="00EB7A94"/>
    <w:rsid w:val="00EC26FB"/>
    <w:rsid w:val="00EC4A6B"/>
    <w:rsid w:val="00EC4F69"/>
    <w:rsid w:val="00EE13AE"/>
    <w:rsid w:val="00EE3E96"/>
    <w:rsid w:val="00EE44C9"/>
    <w:rsid w:val="00EF4583"/>
    <w:rsid w:val="00EF5F49"/>
    <w:rsid w:val="00EF612A"/>
    <w:rsid w:val="00F002B4"/>
    <w:rsid w:val="00F01221"/>
    <w:rsid w:val="00F016B8"/>
    <w:rsid w:val="00F01A99"/>
    <w:rsid w:val="00F10CAC"/>
    <w:rsid w:val="00F11301"/>
    <w:rsid w:val="00F122CB"/>
    <w:rsid w:val="00F12473"/>
    <w:rsid w:val="00F13813"/>
    <w:rsid w:val="00F1433E"/>
    <w:rsid w:val="00F15CA2"/>
    <w:rsid w:val="00F21FAD"/>
    <w:rsid w:val="00F24FB0"/>
    <w:rsid w:val="00F25CFD"/>
    <w:rsid w:val="00F3027D"/>
    <w:rsid w:val="00F32FB7"/>
    <w:rsid w:val="00F35290"/>
    <w:rsid w:val="00F36387"/>
    <w:rsid w:val="00F372E4"/>
    <w:rsid w:val="00F40774"/>
    <w:rsid w:val="00F43B4E"/>
    <w:rsid w:val="00F444F2"/>
    <w:rsid w:val="00F45F60"/>
    <w:rsid w:val="00F46A0C"/>
    <w:rsid w:val="00F50042"/>
    <w:rsid w:val="00F50121"/>
    <w:rsid w:val="00F50D05"/>
    <w:rsid w:val="00F5416B"/>
    <w:rsid w:val="00F552E7"/>
    <w:rsid w:val="00F56E10"/>
    <w:rsid w:val="00F57505"/>
    <w:rsid w:val="00F5792F"/>
    <w:rsid w:val="00F62000"/>
    <w:rsid w:val="00F65910"/>
    <w:rsid w:val="00F673E6"/>
    <w:rsid w:val="00F678AD"/>
    <w:rsid w:val="00F7048C"/>
    <w:rsid w:val="00F73AF2"/>
    <w:rsid w:val="00F7432B"/>
    <w:rsid w:val="00F76C34"/>
    <w:rsid w:val="00F77800"/>
    <w:rsid w:val="00F82DC4"/>
    <w:rsid w:val="00F94F6D"/>
    <w:rsid w:val="00F96221"/>
    <w:rsid w:val="00FA2085"/>
    <w:rsid w:val="00FA4A40"/>
    <w:rsid w:val="00FA6E4C"/>
    <w:rsid w:val="00FB033B"/>
    <w:rsid w:val="00FB11D5"/>
    <w:rsid w:val="00FB130A"/>
    <w:rsid w:val="00FB3E4B"/>
    <w:rsid w:val="00FB4310"/>
    <w:rsid w:val="00FB6A20"/>
    <w:rsid w:val="00FB78E4"/>
    <w:rsid w:val="00FC3262"/>
    <w:rsid w:val="00FC54B1"/>
    <w:rsid w:val="00FC7FA7"/>
    <w:rsid w:val="00FD5891"/>
    <w:rsid w:val="00FE0BAE"/>
    <w:rsid w:val="00FE192D"/>
    <w:rsid w:val="00FE281D"/>
    <w:rsid w:val="00FE6DA4"/>
    <w:rsid w:val="00FF2447"/>
    <w:rsid w:val="00FF2562"/>
    <w:rsid w:val="00FF61FB"/>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17562"/>
  <w15:docId w15:val="{53F0E86A-A908-4ABA-A63F-4461E0B5F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475A"/>
  </w:style>
  <w:style w:type="paragraph" w:styleId="Heading1">
    <w:name w:val="heading 1"/>
    <w:basedOn w:val="Normal"/>
    <w:next w:val="Normal"/>
    <w:link w:val="Heading1Char"/>
    <w:uiPriority w:val="9"/>
    <w:qFormat/>
    <w:rsid w:val="005E122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23BD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D50CB"/>
    <w:pPr>
      <w:spacing w:before="100" w:beforeAutospacing="1" w:after="115" w:line="240" w:lineRule="auto"/>
    </w:pPr>
    <w:rPr>
      <w:rFonts w:ascii="Times New Roman" w:eastAsia="Times New Roman" w:hAnsi="Times New Roman" w:cs="Times New Roman"/>
      <w:sz w:val="24"/>
      <w:szCs w:val="24"/>
    </w:rPr>
  </w:style>
  <w:style w:type="paragraph" w:customStyle="1" w:styleId="Default">
    <w:name w:val="Default"/>
    <w:rsid w:val="00502106"/>
    <w:pPr>
      <w:autoSpaceDE w:val="0"/>
      <w:autoSpaceDN w:val="0"/>
      <w:adjustRightInd w:val="0"/>
      <w:spacing w:after="0" w:line="240" w:lineRule="auto"/>
    </w:pPr>
    <w:rPr>
      <w:rFonts w:ascii="Cambria" w:hAnsi="Cambria" w:cs="Cambria"/>
      <w:color w:val="000000"/>
      <w:sz w:val="24"/>
      <w:szCs w:val="24"/>
    </w:rPr>
  </w:style>
  <w:style w:type="paragraph" w:styleId="BalloonText">
    <w:name w:val="Balloon Text"/>
    <w:basedOn w:val="Normal"/>
    <w:link w:val="BalloonTextChar"/>
    <w:uiPriority w:val="99"/>
    <w:semiHidden/>
    <w:unhideWhenUsed/>
    <w:rsid w:val="005021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2106"/>
    <w:rPr>
      <w:rFonts w:ascii="Tahoma" w:hAnsi="Tahoma" w:cs="Tahoma"/>
      <w:sz w:val="16"/>
      <w:szCs w:val="16"/>
    </w:rPr>
  </w:style>
  <w:style w:type="paragraph" w:styleId="Title">
    <w:name w:val="Title"/>
    <w:basedOn w:val="Normal"/>
    <w:next w:val="Normal"/>
    <w:link w:val="TitleChar"/>
    <w:uiPriority w:val="10"/>
    <w:qFormat/>
    <w:rsid w:val="005E122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E1229"/>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5E1229"/>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96102F"/>
    <w:rPr>
      <w:color w:val="0000FF" w:themeColor="hyperlink"/>
      <w:u w:val="single"/>
    </w:rPr>
  </w:style>
  <w:style w:type="character" w:styleId="FollowedHyperlink">
    <w:name w:val="FollowedHyperlink"/>
    <w:basedOn w:val="DefaultParagraphFont"/>
    <w:uiPriority w:val="99"/>
    <w:semiHidden/>
    <w:unhideWhenUsed/>
    <w:rsid w:val="001342BA"/>
    <w:rPr>
      <w:color w:val="800080" w:themeColor="followedHyperlink"/>
      <w:u w:val="single"/>
    </w:rPr>
  </w:style>
  <w:style w:type="paragraph" w:styleId="ListParagraph">
    <w:name w:val="List Paragraph"/>
    <w:basedOn w:val="Normal"/>
    <w:uiPriority w:val="34"/>
    <w:qFormat/>
    <w:rsid w:val="006B1E55"/>
    <w:pPr>
      <w:ind w:left="720"/>
      <w:contextualSpacing/>
    </w:pPr>
  </w:style>
  <w:style w:type="character" w:styleId="CommentReference">
    <w:name w:val="annotation reference"/>
    <w:basedOn w:val="DefaultParagraphFont"/>
    <w:semiHidden/>
    <w:rsid w:val="00F50042"/>
    <w:rPr>
      <w:sz w:val="16"/>
      <w:szCs w:val="16"/>
    </w:rPr>
  </w:style>
  <w:style w:type="paragraph" w:styleId="CommentText">
    <w:name w:val="annotation text"/>
    <w:basedOn w:val="Normal"/>
    <w:link w:val="CommentTextChar"/>
    <w:semiHidden/>
    <w:rsid w:val="00F50042"/>
    <w:rPr>
      <w:rFonts w:ascii="Calibri" w:eastAsia="Times New Roman" w:hAnsi="Calibri" w:cs="Times New Roman"/>
      <w:sz w:val="20"/>
      <w:szCs w:val="20"/>
    </w:rPr>
  </w:style>
  <w:style w:type="character" w:customStyle="1" w:styleId="CommentTextChar">
    <w:name w:val="Comment Text Char"/>
    <w:basedOn w:val="DefaultParagraphFont"/>
    <w:link w:val="CommentText"/>
    <w:semiHidden/>
    <w:rsid w:val="00F50042"/>
    <w:rPr>
      <w:rFonts w:ascii="Calibri" w:eastAsia="Times New Roman" w:hAnsi="Calibri" w:cs="Times New Roman"/>
      <w:sz w:val="20"/>
      <w:szCs w:val="20"/>
    </w:rPr>
  </w:style>
  <w:style w:type="paragraph" w:styleId="Header">
    <w:name w:val="header"/>
    <w:basedOn w:val="Normal"/>
    <w:link w:val="HeaderChar"/>
    <w:uiPriority w:val="99"/>
    <w:unhideWhenUsed/>
    <w:rsid w:val="00311E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1E70"/>
  </w:style>
  <w:style w:type="paragraph" w:styleId="Footer">
    <w:name w:val="footer"/>
    <w:basedOn w:val="Normal"/>
    <w:link w:val="FooterChar"/>
    <w:uiPriority w:val="99"/>
    <w:unhideWhenUsed/>
    <w:rsid w:val="00311E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1E70"/>
  </w:style>
  <w:style w:type="character" w:customStyle="1" w:styleId="Heading2Char">
    <w:name w:val="Heading 2 Char"/>
    <w:basedOn w:val="DefaultParagraphFont"/>
    <w:link w:val="Heading2"/>
    <w:uiPriority w:val="9"/>
    <w:rsid w:val="00023BD0"/>
    <w:rPr>
      <w:rFonts w:asciiTheme="majorHAnsi" w:eastAsiaTheme="majorEastAsia" w:hAnsiTheme="majorHAnsi" w:cstheme="majorBidi"/>
      <w:color w:val="365F91" w:themeColor="accent1" w:themeShade="BF"/>
      <w:sz w:val="26"/>
      <w:szCs w:val="26"/>
    </w:rPr>
  </w:style>
  <w:style w:type="paragraph" w:styleId="Subtitle">
    <w:name w:val="Subtitle"/>
    <w:basedOn w:val="Normal"/>
    <w:next w:val="Normal"/>
    <w:link w:val="SubtitleChar"/>
    <w:uiPriority w:val="11"/>
    <w:qFormat/>
    <w:rsid w:val="001C4433"/>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C4433"/>
    <w:rPr>
      <w:rFonts w:eastAsiaTheme="minorEastAsia"/>
      <w:color w:val="5A5A5A" w:themeColor="text1" w:themeTint="A5"/>
      <w:spacing w:val="15"/>
    </w:rPr>
  </w:style>
  <w:style w:type="paragraph" w:styleId="CommentSubject">
    <w:name w:val="annotation subject"/>
    <w:basedOn w:val="CommentText"/>
    <w:next w:val="CommentText"/>
    <w:link w:val="CommentSubjectChar"/>
    <w:uiPriority w:val="99"/>
    <w:semiHidden/>
    <w:unhideWhenUsed/>
    <w:rsid w:val="00B576AF"/>
    <w:pPr>
      <w:spacing w:line="240" w:lineRule="auto"/>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B576AF"/>
    <w:rPr>
      <w:rFonts w:ascii="Calibri" w:eastAsia="Times New Roman" w:hAnsi="Calibri" w:cs="Times New Roman"/>
      <w:b/>
      <w:bCs/>
      <w:sz w:val="20"/>
      <w:szCs w:val="20"/>
    </w:rPr>
  </w:style>
  <w:style w:type="paragraph" w:styleId="Bibliography">
    <w:name w:val="Bibliography"/>
    <w:basedOn w:val="Normal"/>
    <w:next w:val="Normal"/>
    <w:uiPriority w:val="37"/>
    <w:unhideWhenUsed/>
    <w:rsid w:val="00DC5858"/>
    <w:pPr>
      <w:tabs>
        <w:tab w:val="left" w:pos="264"/>
      </w:tabs>
      <w:spacing w:after="0" w:line="480" w:lineRule="auto"/>
      <w:ind w:left="264" w:hanging="264"/>
    </w:pPr>
  </w:style>
  <w:style w:type="paragraph" w:styleId="Revision">
    <w:name w:val="Revision"/>
    <w:hidden/>
    <w:uiPriority w:val="99"/>
    <w:semiHidden/>
    <w:rsid w:val="00FE0BA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15624934">
      <w:bodyDiv w:val="1"/>
      <w:marLeft w:val="0"/>
      <w:marRight w:val="0"/>
      <w:marTop w:val="0"/>
      <w:marBottom w:val="0"/>
      <w:divBdr>
        <w:top w:val="none" w:sz="0" w:space="0" w:color="auto"/>
        <w:left w:val="none" w:sz="0" w:space="0" w:color="auto"/>
        <w:bottom w:val="none" w:sz="0" w:space="0" w:color="auto"/>
        <w:right w:val="none" w:sz="0" w:space="0" w:color="auto"/>
      </w:divBdr>
    </w:div>
    <w:div w:id="2143499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117" Type="http://schemas.openxmlformats.org/officeDocument/2006/relationships/image" Target="media/image106.png"/><Relationship Id="rId21" Type="http://schemas.openxmlformats.org/officeDocument/2006/relationships/image" Target="media/image10.png"/><Relationship Id="rId42" Type="http://schemas.openxmlformats.org/officeDocument/2006/relationships/image" Target="media/image31.emf"/><Relationship Id="rId47" Type="http://schemas.openxmlformats.org/officeDocument/2006/relationships/image" Target="media/image36.emf"/><Relationship Id="rId63" Type="http://schemas.openxmlformats.org/officeDocument/2006/relationships/image" Target="media/image52.emf"/><Relationship Id="rId68" Type="http://schemas.openxmlformats.org/officeDocument/2006/relationships/image" Target="media/image57.emf"/><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image" Target="media/image101.png"/><Relationship Id="rId16" Type="http://schemas.openxmlformats.org/officeDocument/2006/relationships/image" Target="media/image5.png"/><Relationship Id="rId107" Type="http://schemas.openxmlformats.org/officeDocument/2006/relationships/image" Target="media/image96.emf"/><Relationship Id="rId11" Type="http://schemas.openxmlformats.org/officeDocument/2006/relationships/image" Target="media/image1.wmf"/><Relationship Id="rId32" Type="http://schemas.openxmlformats.org/officeDocument/2006/relationships/image" Target="media/image21.png"/><Relationship Id="rId37" Type="http://schemas.openxmlformats.org/officeDocument/2006/relationships/image" Target="media/image26.emf"/><Relationship Id="rId53" Type="http://schemas.openxmlformats.org/officeDocument/2006/relationships/image" Target="media/image42.emf"/><Relationship Id="rId58" Type="http://schemas.openxmlformats.org/officeDocument/2006/relationships/image" Target="media/image47.png"/><Relationship Id="rId74" Type="http://schemas.openxmlformats.org/officeDocument/2006/relationships/image" Target="media/image63.emf"/><Relationship Id="rId79" Type="http://schemas.openxmlformats.org/officeDocument/2006/relationships/image" Target="media/image68.emf"/><Relationship Id="rId102" Type="http://schemas.openxmlformats.org/officeDocument/2006/relationships/image" Target="media/image91.emf"/><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1.png"/><Relationship Id="rId27" Type="http://schemas.openxmlformats.org/officeDocument/2006/relationships/image" Target="media/image16.emf"/><Relationship Id="rId43" Type="http://schemas.openxmlformats.org/officeDocument/2006/relationships/image" Target="media/image32.emf"/><Relationship Id="rId48" Type="http://schemas.openxmlformats.org/officeDocument/2006/relationships/image" Target="media/image37.emf"/><Relationship Id="rId64" Type="http://schemas.openxmlformats.org/officeDocument/2006/relationships/image" Target="media/image53.emf"/><Relationship Id="rId69" Type="http://schemas.openxmlformats.org/officeDocument/2006/relationships/image" Target="media/image58.png"/><Relationship Id="rId113" Type="http://schemas.openxmlformats.org/officeDocument/2006/relationships/image" Target="media/image102.emf"/><Relationship Id="rId118" Type="http://schemas.openxmlformats.org/officeDocument/2006/relationships/header" Target="header1.xml"/><Relationship Id="rId80" Type="http://schemas.openxmlformats.org/officeDocument/2006/relationships/image" Target="media/image69.emf"/><Relationship Id="rId85" Type="http://schemas.openxmlformats.org/officeDocument/2006/relationships/image" Target="media/image74.png"/><Relationship Id="rId12" Type="http://schemas.openxmlformats.org/officeDocument/2006/relationships/oleObject" Target="embeddings/oleObject1.bin"/><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emf"/><Relationship Id="rId59" Type="http://schemas.openxmlformats.org/officeDocument/2006/relationships/image" Target="media/image48.emf"/><Relationship Id="rId103" Type="http://schemas.openxmlformats.org/officeDocument/2006/relationships/image" Target="media/image92.emf"/><Relationship Id="rId108" Type="http://schemas.openxmlformats.org/officeDocument/2006/relationships/image" Target="media/image97.emf"/><Relationship Id="rId54" Type="http://schemas.openxmlformats.org/officeDocument/2006/relationships/image" Target="media/image43.emf"/><Relationship Id="rId70" Type="http://schemas.openxmlformats.org/officeDocument/2006/relationships/image" Target="media/image59.emf"/><Relationship Id="rId75" Type="http://schemas.openxmlformats.org/officeDocument/2006/relationships/image" Target="media/image64.emf"/><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emf"/><Relationship Id="rId28" Type="http://schemas.openxmlformats.org/officeDocument/2006/relationships/image" Target="media/image17.emf"/><Relationship Id="rId49" Type="http://schemas.openxmlformats.org/officeDocument/2006/relationships/image" Target="media/image38.emf"/><Relationship Id="rId114" Type="http://schemas.openxmlformats.org/officeDocument/2006/relationships/image" Target="media/image103.emf"/><Relationship Id="rId119" Type="http://schemas.openxmlformats.org/officeDocument/2006/relationships/footer" Target="footer1.xml"/><Relationship Id="rId44" Type="http://schemas.openxmlformats.org/officeDocument/2006/relationships/image" Target="media/image33.emf"/><Relationship Id="rId60" Type="http://schemas.openxmlformats.org/officeDocument/2006/relationships/image" Target="media/image49.emf"/><Relationship Id="rId65" Type="http://schemas.openxmlformats.org/officeDocument/2006/relationships/image" Target="media/image54.emf"/><Relationship Id="rId81" Type="http://schemas.openxmlformats.org/officeDocument/2006/relationships/image" Target="media/image70.emf"/><Relationship Id="rId86" Type="http://schemas.openxmlformats.org/officeDocument/2006/relationships/image" Target="media/image75.png"/><Relationship Id="rId4" Type="http://schemas.openxmlformats.org/officeDocument/2006/relationships/settings" Target="settings.xml"/><Relationship Id="rId9" Type="http://schemas.openxmlformats.org/officeDocument/2006/relationships/hyperlink" Target="https://skyline.gs.washington.edu/labkey/wiki/home/software/Skyline/page.view?name=tutorial_method_refine"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emf"/><Relationship Id="rId109" Type="http://schemas.openxmlformats.org/officeDocument/2006/relationships/image" Target="media/image98.png"/><Relationship Id="rId34" Type="http://schemas.openxmlformats.org/officeDocument/2006/relationships/image" Target="media/image23.png"/><Relationship Id="rId50" Type="http://schemas.openxmlformats.org/officeDocument/2006/relationships/image" Target="media/image39.emf"/><Relationship Id="rId55" Type="http://schemas.openxmlformats.org/officeDocument/2006/relationships/image" Target="media/image44.emf"/><Relationship Id="rId76" Type="http://schemas.openxmlformats.org/officeDocument/2006/relationships/image" Target="media/image65.emf"/><Relationship Id="rId97" Type="http://schemas.openxmlformats.org/officeDocument/2006/relationships/image" Target="media/image86.png"/><Relationship Id="rId104" Type="http://schemas.openxmlformats.org/officeDocument/2006/relationships/image" Target="media/image93.emf"/><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0.emf"/><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18.emf"/><Relationship Id="rId24" Type="http://schemas.openxmlformats.org/officeDocument/2006/relationships/image" Target="media/image13.emf"/><Relationship Id="rId40" Type="http://schemas.openxmlformats.org/officeDocument/2006/relationships/image" Target="media/image29.emf"/><Relationship Id="rId45" Type="http://schemas.openxmlformats.org/officeDocument/2006/relationships/image" Target="media/image34.emf"/><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 Id="rId61" Type="http://schemas.openxmlformats.org/officeDocument/2006/relationships/image" Target="media/image50.emf"/><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emf"/><Relationship Id="rId77" Type="http://schemas.openxmlformats.org/officeDocument/2006/relationships/image" Target="media/image66.emf"/><Relationship Id="rId100" Type="http://schemas.openxmlformats.org/officeDocument/2006/relationships/image" Target="media/image89.png"/><Relationship Id="rId105" Type="http://schemas.openxmlformats.org/officeDocument/2006/relationships/image" Target="media/image94.emf"/><Relationship Id="rId8" Type="http://schemas.openxmlformats.org/officeDocument/2006/relationships/hyperlink" Target="https://skyline.gs.washington.edu/tutorials/GroupedStudies1.zip" TargetMode="External"/><Relationship Id="rId51" Type="http://schemas.openxmlformats.org/officeDocument/2006/relationships/image" Target="media/image40.emf"/><Relationship Id="rId72" Type="http://schemas.openxmlformats.org/officeDocument/2006/relationships/image" Target="media/image61.emf"/><Relationship Id="rId93" Type="http://schemas.openxmlformats.org/officeDocument/2006/relationships/image" Target="media/image82.png"/><Relationship Id="rId98" Type="http://schemas.openxmlformats.org/officeDocument/2006/relationships/image" Target="media/image87.png"/><Relationship Id="rId121" Type="http://schemas.microsoft.com/office/2011/relationships/people" Target="people.xml"/><Relationship Id="rId3" Type="http://schemas.openxmlformats.org/officeDocument/2006/relationships/styles" Target="styles.xml"/><Relationship Id="rId25" Type="http://schemas.openxmlformats.org/officeDocument/2006/relationships/image" Target="media/image14.emf"/><Relationship Id="rId46" Type="http://schemas.openxmlformats.org/officeDocument/2006/relationships/image" Target="media/image35.emf"/><Relationship Id="rId67" Type="http://schemas.openxmlformats.org/officeDocument/2006/relationships/image" Target="media/image56.emf"/><Relationship Id="rId116" Type="http://schemas.openxmlformats.org/officeDocument/2006/relationships/image" Target="media/image105.png"/><Relationship Id="rId20" Type="http://schemas.openxmlformats.org/officeDocument/2006/relationships/image" Target="media/image9.png"/><Relationship Id="rId41" Type="http://schemas.openxmlformats.org/officeDocument/2006/relationships/image" Target="media/image30.emf"/><Relationship Id="rId62" Type="http://schemas.openxmlformats.org/officeDocument/2006/relationships/image" Target="media/image51.emf"/><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100.png"/><Relationship Id="rId15" Type="http://schemas.openxmlformats.org/officeDocument/2006/relationships/image" Target="media/image4.png"/><Relationship Id="rId36" Type="http://schemas.openxmlformats.org/officeDocument/2006/relationships/image" Target="media/image25.emf"/><Relationship Id="rId57" Type="http://schemas.openxmlformats.org/officeDocument/2006/relationships/image" Target="media/image46.emf"/><Relationship Id="rId106" Type="http://schemas.openxmlformats.org/officeDocument/2006/relationships/image" Target="media/image95.emf"/><Relationship Id="rId10" Type="http://schemas.openxmlformats.org/officeDocument/2006/relationships/hyperlink" Target="https://skyline.gs.washington.edu/labkey/wiki/home/software/Skyline/page.view?name=tutorial_method_edit" TargetMode="External"/><Relationship Id="rId31" Type="http://schemas.openxmlformats.org/officeDocument/2006/relationships/image" Target="media/image20.png"/><Relationship Id="rId52" Type="http://schemas.openxmlformats.org/officeDocument/2006/relationships/image" Target="media/image41.emf"/><Relationship Id="rId73" Type="http://schemas.openxmlformats.org/officeDocument/2006/relationships/image" Target="media/image62.emf"/><Relationship Id="rId78" Type="http://schemas.openxmlformats.org/officeDocument/2006/relationships/image" Target="media/image67.emf"/><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emf"/><Relationship Id="rId1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4A4DF8-3B23-41C4-AF62-C7F9626185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50590</TotalTime>
  <Pages>70</Pages>
  <Words>10832</Words>
  <Characters>61744</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killea</dc:creator>
  <cp:keywords/>
  <dc:description/>
  <cp:lastModifiedBy>nicksh</cp:lastModifiedBy>
  <cp:revision>54</cp:revision>
  <cp:lastPrinted>2015-01-19T03:13:00Z</cp:lastPrinted>
  <dcterms:created xsi:type="dcterms:W3CDTF">2015-01-19T03:11:00Z</dcterms:created>
  <dcterms:modified xsi:type="dcterms:W3CDTF">2015-04-17T00:24:00Z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zotero-version="4.0.22"&gt;&lt;session id="zmH9QHqn"/&gt;&lt;style id="http://www.zotero.org/styles/nature" hasBibliography="1" bibliographyStyleHasBeenSet="1"/&gt;&lt;prefs&gt;&lt;pref name="fieldType" value="Field"/&gt;&lt;pref name="storeReferences" value="tr</vt:lpwstr>
  </property>
  <property fmtid="{D5CDD505-2E9C-101B-9397-08002B2CF9AE}" pid="3" name="ZOTERO_PREF_2">
    <vt:lpwstr>ue"/&gt;&lt;pref name="automaticJournalAbbreviations" value="true"/&gt;&lt;pref name="noteType" value="0"/&gt;&lt;/prefs&gt;&lt;/data&gt;</vt:lpwstr>
  </property>
</Properties>
</file>